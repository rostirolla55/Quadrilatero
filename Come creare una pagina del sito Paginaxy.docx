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5D4BED58" w:rsidR="005768C3" w:rsidRPr="005768C3" w:rsidRDefault="00613B7A" w:rsidP="00275C38">
      <w:pPr>
        <w:pStyle w:val="Titolo1"/>
      </w:pPr>
      <w:bookmarkStart w:id="0" w:name="tit_Come_creare_una_pagina_del_sito_Pagi"/>
      <w:r>
        <w:t xml:space="preserve">Come creare una pagina del sito </w:t>
      </w:r>
      <w:r w:rsidR="00C545F0">
        <w:t>Paginaxy</w:t>
      </w:r>
      <w:r>
        <w:t xml:space="preserve"> </w:t>
      </w:r>
    </w:p>
    <w:bookmarkEnd w:id="0"/>
    <w:p w14:paraId="2CE5575E" w14:textId="73EC1B20" w:rsidR="0068196E" w:rsidRDefault="00613B7A" w:rsidP="005768C3">
      <w:r>
        <w:t>La creazione di</w:t>
      </w:r>
      <w:r w:rsidR="005768C3" w:rsidRPr="005768C3">
        <w:t xml:space="preserve"> una pagina nel sito </w:t>
      </w:r>
      <w:r w:rsidR="00C545F0">
        <w:t>Paginaxy</w:t>
      </w:r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5488B6CD" w:rsidR="0068196E" w:rsidRDefault="0068196E" w:rsidP="005768C3">
      <w:r>
        <w:t xml:space="preserve">In questo documento la pagina che creiamo si chiama </w:t>
      </w:r>
      <w:r w:rsidR="00640D20">
        <w:rPr>
          <w:b/>
          <w:bCs/>
        </w:rPr>
        <w:t>paginaxy</w:t>
      </w:r>
      <w:r>
        <w:t>.</w:t>
      </w:r>
    </w:p>
    <w:p w14:paraId="189109B5" w14:textId="54DB4089" w:rsidR="005714E2" w:rsidRDefault="005714E2" w:rsidP="005768C3">
      <w:r>
        <w:t>La parola root intende la directory “</w:t>
      </w:r>
      <w:r w:rsidRPr="005714E2">
        <w:rPr>
          <w:b/>
          <w:bCs/>
        </w:rPr>
        <w:t>C:\Users\User\Documents\GitHub\QuartierePorto</w:t>
      </w:r>
      <w:r>
        <w:t>”</w:t>
      </w:r>
    </w:p>
    <w:p w14:paraId="46EE2A5C" w14:textId="729E7018" w:rsidR="003433B8" w:rsidRDefault="003433B8" w:rsidP="003433B8">
      <w:r>
        <w:t>Riportiamo tutte le attività necessarie alla gestione del sito ed in particolare alla creazione di una pagina, che comporta l’inserimento di nuovi file html e la modifica di file json nelle varie lingue e l’aggiornamento del codice main.js per l’inserimento delle coordinate GPS riferite alla nuova pagina e dell’inserimento nella lista delle pagine della nuova pagina.</w:t>
      </w:r>
      <w:r>
        <w:br/>
      </w:r>
    </w:p>
    <w:p w14:paraId="39DBD71A" w14:textId="77777777" w:rsidR="003433B8" w:rsidRDefault="003433B8" w:rsidP="003433B8">
      <w:r>
        <w:t>Riportiamo le funzioni che sono state implementate nel sito.</w:t>
      </w:r>
    </w:p>
    <w:p w14:paraId="41D7C574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la pagina deve potersi adattare sia ai vari dispositivi (smartphone, tablet e desktop </w:t>
      </w:r>
    </w:p>
    <w:p w14:paraId="0DBED826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Le pagine possono essere in diverse lingue, al momento italiano, inglese, spagnolo e francese </w:t>
      </w:r>
    </w:p>
    <w:p w14:paraId="6D76D795" w14:textId="2722F4D8" w:rsidR="003433B8" w:rsidRDefault="003433B8" w:rsidP="003433B8">
      <w:pPr>
        <w:pStyle w:val="Paragrafoelenco"/>
        <w:numPr>
          <w:ilvl w:val="0"/>
          <w:numId w:val="12"/>
        </w:numPr>
      </w:pPr>
      <w:r>
        <w:t>ha un bottone dell'audio che alla fine dell'ascolto da "pause" ritorna a ad "ascolta" ( il testo è gestito dal file json per le varie lingue) [il file JSON è un file di testo fatto in modo di far corrispondere ad un tag un testo  che viene presentato nella pagina costruita dal codice HTML]</w:t>
      </w:r>
    </w:p>
    <w:p w14:paraId="03396EA9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cambio della lingua avviene tramite le bandiere che sono collocate in alto a destra </w:t>
      </w:r>
    </w:p>
    <w:p w14:paraId="4D5702DD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Sulla stessa linea delle bandiere all'estrema sinistra ci sono tre linee orizzontali che una volta premute mi aprono un menu a tendina (menu hamburger) con fondo nero e scritte in bianco. Le scritte sono gestite da .json [è un menu a tendina]</w:t>
      </w:r>
    </w:p>
    <w:p w14:paraId="1E15BE5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richiamo della pagina può avvenire in diversi modi </w:t>
      </w:r>
    </w:p>
    <w:p w14:paraId="4333E938" w14:textId="77777777" w:rsidR="003433B8" w:rsidRDefault="003433B8" w:rsidP="003433B8">
      <w:pPr>
        <w:pStyle w:val="Paragrafoelenco"/>
        <w:numPr>
          <w:ilvl w:val="1"/>
          <w:numId w:val="12"/>
        </w:numPr>
      </w:pPr>
      <w:r>
        <w:t>richiamando direttamente il link</w:t>
      </w:r>
    </w:p>
    <w:p w14:paraId="3986EC79" w14:textId="77777777" w:rsidR="003433B8" w:rsidRDefault="003433B8" w:rsidP="003433B8">
      <w:pPr>
        <w:pStyle w:val="Paragrafoelenco"/>
        <w:numPr>
          <w:ilvl w:val="1"/>
          <w:numId w:val="12"/>
        </w:numPr>
      </w:pPr>
      <w:r>
        <w:t xml:space="preserve">tramite qrcode </w:t>
      </w:r>
    </w:p>
    <w:p w14:paraId="6BA2EA37" w14:textId="5396D226" w:rsidR="003433B8" w:rsidRDefault="003433B8" w:rsidP="003433B8">
      <w:pPr>
        <w:pStyle w:val="Paragrafoelenco"/>
        <w:numPr>
          <w:ilvl w:val="1"/>
          <w:numId w:val="12"/>
        </w:numPr>
      </w:pPr>
      <w:r>
        <w:t xml:space="preserve">tramite la posizione (GPS) </w:t>
      </w:r>
    </w:p>
    <w:p w14:paraId="64003CA9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Il corpo della pagina deve prevedere l'uso massimo di 6 chiavi json mainText, mainText1,...</w:t>
      </w:r>
    </w:p>
    <w:p w14:paraId="782402D2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corpo della pagina deve prevedere una immagine di fondo sotto la testata, anch'essa gestita da .json </w:t>
      </w:r>
    </w:p>
    <w:p w14:paraId="188D33EB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corpo della pagina deve prevedere al massimo 5 immagini e le eventuali didascalie sono gestite dalle chiavi mainText </w:t>
      </w:r>
    </w:p>
    <w:p w14:paraId="7C0D7B22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reindirizzamento della lingua si basa sulle impostazioni del browser </w:t>
      </w:r>
    </w:p>
    <w:p w14:paraId="2C39D37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se viene impostata una lingua diversa da quella del browser deve essere mantenuta nell'accesso ad un'altra pagina o al rientro dopo che l'accesso al sito è stato chiuso</w:t>
      </w:r>
    </w:p>
    <w:p w14:paraId="41726FD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Mettimi in grado di fare uso Google Analystic per sapere quanti hanno visualizzato le pagine e suddivisi per le lingue</w:t>
      </w:r>
    </w:p>
    <w:p w14:paraId="5E3995B9" w14:textId="77777777" w:rsidR="003433B8" w:rsidRPr="003859D5" w:rsidRDefault="003433B8" w:rsidP="003433B8">
      <w:pPr>
        <w:pStyle w:val="Paragrafoelenco"/>
        <w:numPr>
          <w:ilvl w:val="0"/>
          <w:numId w:val="12"/>
        </w:numPr>
      </w:pPr>
      <w:r>
        <w:lastRenderedPageBreak/>
        <w:t>Volendo rendere replicabile il sito su altre macchine, non deve prevedere l’installazione di prodotti</w:t>
      </w:r>
    </w:p>
    <w:p w14:paraId="7283C907" w14:textId="6231B565" w:rsidR="003433B8" w:rsidRDefault="003433B8" w:rsidP="005768C3"/>
    <w:p w14:paraId="7C479CC4" w14:textId="7481098D" w:rsidR="00B85D29" w:rsidRDefault="00B85D29" w:rsidP="00295975">
      <w:pPr>
        <w:pStyle w:val="Titolo2"/>
        <w:tabs>
          <w:tab w:val="left" w:pos="5200"/>
        </w:tabs>
      </w:pPr>
      <w:bookmarkStart w:id="1" w:name="tit_Recupero_informazioni_ed_immagini"/>
      <w:r>
        <w:t>Recupero informazioni ed immagini</w:t>
      </w:r>
      <w:r w:rsidR="00295975">
        <w:tab/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295975" w:rsidRPr="00295975" w14:paraId="5ED9F022" w14:textId="77777777" w:rsidTr="0029597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"/>
          <w:p w14:paraId="18A2F8D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6CEE" w14:textId="40412634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B11C9E" w:rsidRPr="00B11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Recupero informazioni ed immagini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C6F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EE5CAF7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329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8072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86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D9F0896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2D84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D4E1" w14:textId="1585C251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F35C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Costruzione del documento che 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sarà utilizzato per creare la pagina,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190DC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2499A7EB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32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50AB7" w14:textId="43E12325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Documento in formato word .docx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F84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08485700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99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9EC7" w14:textId="489C676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Foto per le coordinate GPS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E106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44FB3A2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6015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F19A" w14:textId="02D4DAAA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DOC_DA_CONVERTIRE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70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335BF" w:rsidRPr="00295975" w14:paraId="29AAE04A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2A03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9EF6" w14:textId="5162078C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DOC_DA_CONVERTIRE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A3689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335BF" w:rsidRPr="00295975" w14:paraId="00A718F9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4B68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8840F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24E4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499ABAE8" w14:textId="77777777" w:rsidR="007335BF" w:rsidRDefault="007335BF" w:rsidP="005768C3"/>
    <w:p w14:paraId="1232CBD7" w14:textId="6A1F30A9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640D20">
        <w:rPr>
          <w:b/>
          <w:bCs/>
        </w:rPr>
        <w:t>paginaxy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21B48B6A" w14:textId="73831F17" w:rsidR="00F35C05" w:rsidRDefault="00F93130" w:rsidP="005768C3">
      <w:r>
        <w:t xml:space="preserve">Verrà creato un documento word </w:t>
      </w:r>
      <w:r w:rsidR="00640D20">
        <w:rPr>
          <w:b/>
          <w:bCs/>
        </w:rPr>
        <w:t>paginaxy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</w:p>
    <w:p w14:paraId="500ED955" w14:textId="72F8EB3E" w:rsidR="00F93130" w:rsidRDefault="00F35C05" w:rsidP="005768C3">
      <w:r>
        <w:t xml:space="preserve">Per come è strutturato il sito, ogni pagina può avere al massimo cinque immagini. </w:t>
      </w:r>
      <w:r w:rsidR="00F93130">
        <w:br/>
      </w:r>
      <w:r w:rsidR="0060206E"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 w:rsidR="00F93130">
        <w:br/>
      </w:r>
      <w:r w:rsidR="00F93130">
        <w:br/>
      </w:r>
      <w:r w:rsidR="0060206E"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00CCECE9" w:rsidR="00B85D29" w:rsidRDefault="0060206E" w:rsidP="005768C3">
      <w:r>
        <w:t xml:space="preserve">Il documento word </w:t>
      </w:r>
      <w:r w:rsidR="00640D20">
        <w:t>paginaxy</w:t>
      </w:r>
      <w:r>
        <w:t>.doc</w:t>
      </w:r>
      <w:r w:rsidR="00411EA4">
        <w:t>x</w:t>
      </w:r>
      <w:r>
        <w:t xml:space="preserve"> e le </w:t>
      </w:r>
      <w:r w:rsidR="00B85D29">
        <w:t>foto / immagini saranno usate durante la fase di creazione della pagina HTML.</w:t>
      </w:r>
    </w:p>
    <w:p w14:paraId="41440439" w14:textId="77777777" w:rsidR="003433B8" w:rsidRDefault="003433B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7F9539" w14:textId="0317C097" w:rsidR="00613B7A" w:rsidRDefault="00B85D29" w:rsidP="00051A1C">
      <w:pPr>
        <w:pStyle w:val="Titolo1"/>
      </w:pPr>
      <w:bookmarkStart w:id="2" w:name="tit_Processo_di_creazione_della_pagina"/>
      <w:r>
        <w:lastRenderedPageBreak/>
        <w:t>Processo di creazione della pagina</w:t>
      </w:r>
    </w:p>
    <w:bookmarkEnd w:id="2"/>
    <w:p w14:paraId="0A100644" w14:textId="3FF5CD09" w:rsidR="003859D5" w:rsidRDefault="003859D5" w:rsidP="003859D5">
      <w:r>
        <w:t>Riportiamo tutte le attività necessarie alla gestione del sito ed in particolare alla creazione di una pagina, che comporta l’inserimento di nuovi file html e la modifica di file json nelle varie lingue e l’aggiornamento del codice main.js per l’inserimento delle coordinate GPS riferite alla nuova pagina e dell’inserimento nella lista delle pagine della nuova pagina.</w:t>
      </w:r>
      <w:r>
        <w:br/>
      </w:r>
    </w:p>
    <w:p w14:paraId="50884CC7" w14:textId="6773B80D" w:rsidR="00613B7A" w:rsidRDefault="003433B8" w:rsidP="00051A1C">
      <w:pPr>
        <w:pStyle w:val="Titolo2"/>
      </w:pPr>
      <w:bookmarkStart w:id="3" w:name="tit_Salvataggio_e_Ripristino_del_sito"/>
      <w:r w:rsidRPr="003433B8">
        <w:rPr>
          <w:u w:val="single"/>
        </w:rPr>
        <w:t>S</w:t>
      </w:r>
      <w:r w:rsidR="00B85D29" w:rsidRPr="003433B8">
        <w:rPr>
          <w:u w:val="single"/>
        </w:rPr>
        <w:t>alvataggio</w:t>
      </w:r>
      <w:r w:rsidR="00B85D29">
        <w:t xml:space="preserve"> </w:t>
      </w:r>
      <w:r w:rsidR="00A02852">
        <w:t xml:space="preserve">e Ripristino </w:t>
      </w:r>
      <w:r w:rsidR="00B85D29">
        <w:t>del sito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74C17846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3"/>
          <w:p w14:paraId="6E03D8B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0921" w14:textId="65DDD274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Salvataggio</w:t>
            </w:r>
            <w:r w:rsidR="003829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e Ripristino</w:t>
            </w:r>
            <w:r w:rsidR="00724F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del sito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06A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C6817E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06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A943D" w14:textId="5EC6BE3E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D7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052DBF9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283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D47E" w14:textId="1CE9BA34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Backup manuale </w:t>
            </w:r>
            <w:r w:rsidR="003829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 tutte le directory del sito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D20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CEBC7B5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891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24D44" w14:textId="272519B0" w:rsidR="00B11C9E" w:rsidRDefault="003829D2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backup [sitoID] eventuale testo</w:t>
            </w:r>
            <w:r w:rsidR="00A02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informativo</w:t>
            </w:r>
          </w:p>
          <w:p w14:paraId="49121D70" w14:textId="310DED65" w:rsidR="003829D2" w:rsidRPr="00295975" w:rsidRDefault="003829D2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ripristino [sitoID]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2DD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9F7F16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9377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4386" w14:textId="3588916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53D5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DB6805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3D3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8591A" w14:textId="637771D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 w:rsidRP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C:\Users\User\Documents\GitHub\</w:t>
            </w:r>
            <w:r w:rsidR="003829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[sitoID]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EE00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A692ECD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116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4BB2" w14:textId="64F3E259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829D2" w:rsidRPr="003829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C:\Users\User\Documents\SitiBackup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2DD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A463B88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27C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6EDD" w14:textId="10E1641A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829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Non viene fatta alcuna compressione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DF2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770B93" w14:textId="77777777" w:rsidR="00B11C9E" w:rsidRDefault="00B11C9E" w:rsidP="005768C3"/>
    <w:p w14:paraId="55B53C46" w14:textId="77777777" w:rsidR="00A02852" w:rsidRDefault="00613B7A" w:rsidP="005768C3">
      <w:r>
        <w:t xml:space="preserve">L’inserimento di una nuova pagina comporta la modifica del codice e quindi </w:t>
      </w:r>
      <w:r w:rsidR="00B85D29">
        <w:t xml:space="preserve">è </w:t>
      </w:r>
      <w:r w:rsidR="00770D34" w:rsidRPr="00770D34">
        <w:rPr>
          <w:b/>
          <w:bCs/>
        </w:rPr>
        <w:t>IMPORTANTE</w:t>
      </w:r>
      <w:r w:rsidR="00F049E6">
        <w:t xml:space="preserve"> eseguire</w:t>
      </w:r>
      <w:r w:rsidR="00A02852">
        <w:t xml:space="preserve"> uno </w:t>
      </w:r>
      <w:r w:rsidR="00A02852" w:rsidRPr="00A02852">
        <w:t>Snapshot</w:t>
      </w:r>
      <w:r w:rsidR="00A02852">
        <w:t>:</w:t>
      </w:r>
    </w:p>
    <w:p w14:paraId="50F5211C" w14:textId="36800CFB" w:rsidR="00A02852" w:rsidRDefault="00A02852" w:rsidP="00A02852">
      <w:pPr>
        <w:pStyle w:val="Paragrafoelenco"/>
        <w:numPr>
          <w:ilvl w:val="0"/>
          <w:numId w:val="38"/>
        </w:numPr>
      </w:pPr>
      <w:r>
        <w:t xml:space="preserve">senza informazioni riporta anche la data: </w:t>
      </w:r>
      <w:r w:rsidR="009B6D7A">
        <w:br/>
      </w:r>
      <w:r>
        <w:t>un esempio</w:t>
      </w:r>
      <w:r w:rsidR="009B6D7A">
        <w:t>:</w:t>
      </w:r>
      <w:r>
        <w:t xml:space="preserve"> </w:t>
      </w:r>
      <w:r w:rsidRPr="00A02852">
        <w:t>Snapshot_20260102_1903</w:t>
      </w:r>
    </w:p>
    <w:p w14:paraId="4FE3DFF4" w14:textId="40A0884B" w:rsidR="00770D34" w:rsidRDefault="00A02852" w:rsidP="00A02852">
      <w:pPr>
        <w:pStyle w:val="Paragrafoelenco"/>
        <w:numPr>
          <w:ilvl w:val="0"/>
          <w:numId w:val="38"/>
        </w:numPr>
      </w:pPr>
      <w:r>
        <w:t xml:space="preserve">con una stringa senza spazi intermedi che indica lo stato del sito: </w:t>
      </w:r>
      <w:r w:rsidR="009B6D7A">
        <w:br/>
      </w:r>
      <w:r>
        <w:t>un esempio</w:t>
      </w:r>
      <w:r w:rsidR="009B6D7A">
        <w:t xml:space="preserve">: </w:t>
      </w:r>
      <w:r w:rsidRPr="00A02852">
        <w:t>Snapshot_20260202_0906_ante_update_santuariopioggia</w:t>
      </w:r>
    </w:p>
    <w:p w14:paraId="7BE185BC" w14:textId="4ED51711" w:rsidR="00B002D9" w:rsidRDefault="00A02852" w:rsidP="00A02852">
      <w:pPr>
        <w:rPr>
          <w:b/>
          <w:bCs/>
        </w:rPr>
      </w:pPr>
      <w:r>
        <w:t xml:space="preserve">vediamo l’uso del comando di </w:t>
      </w:r>
      <w:r w:rsidRPr="00B002D9">
        <w:rPr>
          <w:b/>
          <w:bCs/>
        </w:rPr>
        <w:t>salvataggio</w:t>
      </w:r>
      <w:r>
        <w:t xml:space="preserve">; posizionarsi </w:t>
      </w:r>
      <w:r w:rsidR="009B6D7A">
        <w:t>nel root</w:t>
      </w:r>
      <w:r>
        <w:t xml:space="preserve"> del sito.</w:t>
      </w:r>
      <w:r>
        <w:br/>
      </w:r>
      <w:r w:rsidR="009B6D7A">
        <w:t>nel caso “senza informazioni”, un caso reale:</w:t>
      </w:r>
      <w:r w:rsidR="009B6D7A">
        <w:br/>
        <w:t xml:space="preserve"> </w:t>
      </w:r>
      <w:r w:rsidR="009B6D7A" w:rsidRPr="009B6D7A">
        <w:rPr>
          <w:b/>
          <w:bCs/>
        </w:rPr>
        <w:t>backup quadrilatero</w:t>
      </w:r>
      <w:r w:rsidR="009B6D7A">
        <w:t xml:space="preserve"> </w:t>
      </w:r>
      <w:r w:rsidR="009B6D7A">
        <w:br/>
        <w:t xml:space="preserve">e ottengo </w:t>
      </w:r>
      <w:r w:rsidR="009B6D7A" w:rsidRPr="009B6D7A">
        <w:rPr>
          <w:b/>
          <w:bCs/>
        </w:rPr>
        <w:t>Snapshot_20260102_1901</w:t>
      </w:r>
      <w:r w:rsidR="009B6D7A">
        <w:rPr>
          <w:b/>
          <w:bCs/>
        </w:rPr>
        <w:t xml:space="preserve"> </w:t>
      </w:r>
      <w:r w:rsidR="009B6D7A">
        <w:t xml:space="preserve">e sarà salvato in </w:t>
      </w:r>
      <w:r w:rsidR="009B6D7A">
        <w:br/>
      </w:r>
      <w:r w:rsidR="009B6D7A" w:rsidRPr="009B6D7A">
        <w:t>C:\Users\User\Documents\SitiBackup</w:t>
      </w:r>
      <w:r w:rsidR="009B6D7A">
        <w:t>\</w:t>
      </w:r>
      <w:r w:rsidR="009B6D7A" w:rsidRPr="009B6D7A">
        <w:t>Snapshot_20260102_1901</w:t>
      </w:r>
      <w:r w:rsidR="009B6D7A">
        <w:br/>
        <w:t>nel caso “con una stringa” , un caso reale:</w:t>
      </w:r>
      <w:r w:rsidR="009B6D7A">
        <w:br/>
      </w:r>
      <w:r w:rsidR="009B6D7A" w:rsidRPr="009B6D7A">
        <w:rPr>
          <w:b/>
          <w:bCs/>
        </w:rPr>
        <w:t>backup quadrilatero</w:t>
      </w:r>
      <w:r w:rsidR="009B6D7A">
        <w:rPr>
          <w:b/>
          <w:bCs/>
        </w:rPr>
        <w:t xml:space="preserve"> </w:t>
      </w:r>
      <w:r w:rsidR="009B6D7A" w:rsidRPr="009B6D7A">
        <w:rPr>
          <w:b/>
          <w:bCs/>
        </w:rPr>
        <w:t>con_menu_generale_funzionante</w:t>
      </w:r>
      <w:r w:rsidR="009B6D7A">
        <w:rPr>
          <w:b/>
          <w:bCs/>
        </w:rPr>
        <w:br/>
      </w:r>
      <w:r w:rsidR="009B6D7A">
        <w:t xml:space="preserve">e ottengo </w:t>
      </w:r>
      <w:r w:rsidR="009B6D7A" w:rsidRPr="009B6D7A">
        <w:rPr>
          <w:b/>
          <w:bCs/>
        </w:rPr>
        <w:t>Snapshot</w:t>
      </w:r>
      <w:r w:rsidR="00B002D9" w:rsidRPr="00B002D9">
        <w:rPr>
          <w:b/>
          <w:bCs/>
        </w:rPr>
        <w:t>_20260129_1129_con_menu_generale_funzionante</w:t>
      </w:r>
    </w:p>
    <w:p w14:paraId="5FE2CA14" w14:textId="77777777" w:rsidR="00B002D9" w:rsidRDefault="00B002D9">
      <w:pPr>
        <w:rPr>
          <w:b/>
          <w:bCs/>
        </w:rPr>
      </w:pPr>
      <w:r>
        <w:rPr>
          <w:b/>
          <w:bCs/>
        </w:rPr>
        <w:br w:type="page"/>
      </w:r>
    </w:p>
    <w:p w14:paraId="5772C4C0" w14:textId="3C11E9CC" w:rsidR="00B002D9" w:rsidRDefault="00B002D9" w:rsidP="00B002D9">
      <w:pPr>
        <w:spacing w:after="0"/>
      </w:pPr>
      <w:r>
        <w:lastRenderedPageBreak/>
        <w:t xml:space="preserve">Vediamo come fare il </w:t>
      </w:r>
      <w:r w:rsidRPr="00B002D9">
        <w:rPr>
          <w:b/>
          <w:bCs/>
        </w:rPr>
        <w:t>ripristino</w:t>
      </w:r>
      <w:r>
        <w:t xml:space="preserve"> del sito.</w:t>
      </w:r>
      <w:r>
        <w:br/>
        <w:t>Viene eseguita una copia completa del contenuto della directory del sito.</w:t>
      </w:r>
      <w:r>
        <w:br/>
        <w:t>I files che sono stati creati dopo il salvataggio, NON vengono cancellati.</w:t>
      </w:r>
      <w:r>
        <w:br/>
      </w:r>
      <w:r w:rsidR="00B41020">
        <w:t>posizionarsi nel root del sito</w:t>
      </w:r>
      <w:r>
        <w:br/>
        <w:t>il comando ripristino senza parametri fornisce questo messaggio:</w:t>
      </w:r>
      <w:r>
        <w:br/>
        <w:t>C:\Users\User\Documents\GitHub\Quadrilatero&gt;ripristino</w:t>
      </w:r>
    </w:p>
    <w:p w14:paraId="68F2D802" w14:textId="77777777" w:rsidR="00B002D9" w:rsidRDefault="00B002D9" w:rsidP="00B002D9">
      <w:pPr>
        <w:spacing w:after="0"/>
      </w:pPr>
      <w:r>
        <w:t>[ERRORE] Devi specificare il nome del sito.</w:t>
      </w:r>
    </w:p>
    <w:p w14:paraId="21262138" w14:textId="4755B1E6" w:rsidR="009B6D7A" w:rsidRPr="009B6D7A" w:rsidRDefault="00B002D9" w:rsidP="00B002D9">
      <w:pPr>
        <w:spacing w:after="0"/>
      </w:pPr>
      <w:r>
        <w:t>Esempio: ripristino PortoReno</w:t>
      </w:r>
    </w:p>
    <w:p w14:paraId="24EE3776" w14:textId="77777777" w:rsidR="00B41020" w:rsidRDefault="00B41020" w:rsidP="00B002D9">
      <w:pPr>
        <w:spacing w:after="0"/>
      </w:pPr>
    </w:p>
    <w:p w14:paraId="3F190B37" w14:textId="16430A48" w:rsidR="00B002D9" w:rsidRDefault="00B002D9" w:rsidP="00B002D9">
      <w:pPr>
        <w:spacing w:after="0"/>
      </w:pPr>
      <w:r>
        <w:t>Vediamo quando fornisci il nome del sito che vuoi ripristinare</w:t>
      </w:r>
    </w:p>
    <w:p w14:paraId="253BCF36" w14:textId="77777777" w:rsidR="00B002D9" w:rsidRDefault="00B002D9" w:rsidP="00B002D9">
      <w:pPr>
        <w:spacing w:after="0"/>
      </w:pPr>
      <w:r>
        <w:t>C:\Users\User\Documents\GitHub\Quadrilatero&gt;ripristino quadrilatero</w:t>
      </w:r>
    </w:p>
    <w:p w14:paraId="0288FE66" w14:textId="77777777" w:rsidR="00B002D9" w:rsidRDefault="00B002D9" w:rsidP="00B002D9">
      <w:pPr>
        <w:spacing w:after="0"/>
      </w:pPr>
    </w:p>
    <w:p w14:paraId="5C942FDF" w14:textId="77777777" w:rsidR="00B002D9" w:rsidRDefault="00B002D9" w:rsidP="00B002D9">
      <w:pPr>
        <w:spacing w:after="0"/>
      </w:pPr>
      <w:r>
        <w:t>======================================================</w:t>
      </w:r>
    </w:p>
    <w:p w14:paraId="3BFD6D48" w14:textId="77777777" w:rsidR="00B002D9" w:rsidRDefault="00B002D9" w:rsidP="00B002D9">
      <w:pPr>
        <w:spacing w:after="0"/>
      </w:pPr>
      <w:r>
        <w:t>ULTIMI 5 SNAPSHOT DISPONIBILI PER: quadrilatero</w:t>
      </w:r>
    </w:p>
    <w:p w14:paraId="045649E3" w14:textId="77777777" w:rsidR="00B002D9" w:rsidRDefault="00B002D9" w:rsidP="00B002D9">
      <w:pPr>
        <w:spacing w:after="0"/>
      </w:pPr>
      <w:r>
        <w:t>======================================================</w:t>
      </w:r>
    </w:p>
    <w:p w14:paraId="7D5D3E10" w14:textId="77777777" w:rsidR="00B002D9" w:rsidRDefault="00B002D9" w:rsidP="00B002D9">
      <w:pPr>
        <w:spacing w:after="0"/>
      </w:pPr>
    </w:p>
    <w:p w14:paraId="7D22D948" w14:textId="77777777" w:rsidR="00B002D9" w:rsidRDefault="00B002D9" w:rsidP="00B002D9">
      <w:pPr>
        <w:spacing w:after="0"/>
      </w:pPr>
      <w:r>
        <w:t>1:Snapshot_20260202_0906_ante_update_santuariopioggia</w:t>
      </w:r>
    </w:p>
    <w:p w14:paraId="3CF68788" w14:textId="77777777" w:rsidR="00B002D9" w:rsidRDefault="00B002D9" w:rsidP="00B002D9">
      <w:pPr>
        <w:spacing w:after="0"/>
      </w:pPr>
      <w:r>
        <w:t>2:Snapshot_20260201_1609_funziona_con_testata_da_mettere_a_posto</w:t>
      </w:r>
    </w:p>
    <w:p w14:paraId="58BA474B" w14:textId="77777777" w:rsidR="00B002D9" w:rsidRDefault="00B002D9" w:rsidP="00B002D9">
      <w:pPr>
        <w:spacing w:after="0"/>
      </w:pPr>
      <w:r>
        <w:t>3:Snapshot_20260129_1129_con_menu_generale_funzionante</w:t>
      </w:r>
    </w:p>
    <w:p w14:paraId="7D4DEEBF" w14:textId="77777777" w:rsidR="00B002D9" w:rsidRDefault="00B002D9" w:rsidP="00B002D9">
      <w:pPr>
        <w:spacing w:after="0"/>
      </w:pPr>
      <w:r>
        <w:t>4:Snapshot_20260128_2332_non_funziona_il_font_menu_generale</w:t>
      </w:r>
    </w:p>
    <w:p w14:paraId="31CD01CF" w14:textId="77777777" w:rsidR="00B002D9" w:rsidRDefault="00B002D9" w:rsidP="00B002D9">
      <w:pPr>
        <w:spacing w:after="0"/>
      </w:pPr>
      <w:r>
        <w:t>5:Snapshot_20260122_1709_localizzazione_POI_non_funziona</w:t>
      </w:r>
    </w:p>
    <w:p w14:paraId="20CB35BF" w14:textId="77777777" w:rsidR="00B002D9" w:rsidRDefault="00B002D9" w:rsidP="00B002D9">
      <w:pPr>
        <w:spacing w:after="0"/>
      </w:pPr>
    </w:p>
    <w:p w14:paraId="2ED9A82B" w14:textId="77777777" w:rsidR="00B002D9" w:rsidRDefault="00B002D9" w:rsidP="00B002D9">
      <w:pPr>
        <w:spacing w:after="0"/>
      </w:pPr>
      <w:r>
        <w:t>======================================================</w:t>
      </w:r>
    </w:p>
    <w:p w14:paraId="6F1553E8" w14:textId="77777777" w:rsidR="00B002D9" w:rsidRDefault="00B002D9" w:rsidP="00B002D9">
      <w:pPr>
        <w:spacing w:after="0"/>
      </w:pPr>
      <w:r>
        <w:t>Scrivi il nome dello Snapshot scelto (o trascinalo qui):</w:t>
      </w:r>
    </w:p>
    <w:p w14:paraId="7A0188E9" w14:textId="54AFB4C0" w:rsidR="00B002D9" w:rsidRDefault="00B002D9" w:rsidP="00B002D9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t xml:space="preserve">&gt; </w:t>
      </w:r>
      <w:r w:rsidR="00B41020">
        <w:br/>
        <w:t xml:space="preserve">Snapshot_20260129_1129_con_menu_generale_funzionante </w:t>
      </w:r>
      <w:r w:rsidR="00B41020">
        <w:br/>
        <w:t>e viene ripristinato tutto compreso anche la directory .git</w:t>
      </w:r>
      <w:r>
        <w:br w:type="page"/>
      </w:r>
    </w:p>
    <w:p w14:paraId="7393C8CC" w14:textId="37CE222A" w:rsidR="00207D38" w:rsidRDefault="00320190" w:rsidP="00051A1C">
      <w:pPr>
        <w:pStyle w:val="Titolo2"/>
      </w:pPr>
      <w:bookmarkStart w:id="4" w:name="tit_La_struttura_del_sito"/>
      <w:r>
        <w:lastRenderedPageBreak/>
        <w:t>La struttura del sito</w:t>
      </w:r>
    </w:p>
    <w:bookmarkEnd w:id="4"/>
    <w:p w14:paraId="77FB300A" w14:textId="708DEF69" w:rsidR="00320190" w:rsidRDefault="00207D38" w:rsidP="00320190">
      <w:r>
        <w:t>E’</w:t>
      </w:r>
      <w:r w:rsidR="00320190">
        <w:t xml:space="preserve"> la seguente</w:t>
      </w:r>
    </w:p>
    <w:p w14:paraId="71263386" w14:textId="77777777" w:rsidR="00014C61" w:rsidRDefault="00AD24FD" w:rsidP="00FB60F5">
      <w:pPr>
        <w:pStyle w:val="Paragrafoelenco"/>
        <w:numPr>
          <w:ilvl w:val="0"/>
          <w:numId w:val="21"/>
        </w:numPr>
      </w:pPr>
      <w:r>
        <w:t xml:space="preserve">La directory Assets è quella che viene richiamata </w:t>
      </w:r>
      <w:r w:rsidR="00320190">
        <w:br/>
        <w:t>C:\Users\User\Documents\GitHub\QuartierePorto\Assets</w:t>
      </w:r>
    </w:p>
    <w:p w14:paraId="76BCE243" w14:textId="45DE0302" w:rsidR="00AD24FD" w:rsidRDefault="00AD24FD" w:rsidP="00FB60F5">
      <w:pPr>
        <w:pStyle w:val="Paragrafoelenco"/>
        <w:numPr>
          <w:ilvl w:val="0"/>
          <w:numId w:val="21"/>
        </w:numPr>
        <w:spacing w:after="0"/>
      </w:pPr>
      <w:r>
        <w:t>Per l’audio abbiamo gli mp3 che sono richiamate dal file texts.json, ad esempio</w:t>
      </w:r>
      <w:r>
        <w:br/>
      </w:r>
      <w:r w:rsidRPr="00AD24FD">
        <w:t> "pittoricarracci": {</w:t>
      </w:r>
    </w:p>
    <w:p w14:paraId="7311998A" w14:textId="77777777" w:rsidR="00AD24FD" w:rsidRPr="00AD24FD" w:rsidRDefault="00AD24FD" w:rsidP="0081507A">
      <w:pPr>
        <w:pStyle w:val="Paragrafoelenco"/>
        <w:numPr>
          <w:ilvl w:val="1"/>
          <w:numId w:val="21"/>
        </w:numPr>
        <w:spacing w:after="0"/>
      </w:pPr>
      <w:r w:rsidRPr="00AD24FD">
        <w:t>"audioSource": "it/manifattura.mp3"</w:t>
      </w:r>
    </w:p>
    <w:p w14:paraId="26A8B77B" w14:textId="539E51FA" w:rsidR="00320190" w:rsidRDefault="00320190" w:rsidP="00FB60F5">
      <w:pPr>
        <w:pStyle w:val="Paragrafoelenco"/>
        <w:numPr>
          <w:ilvl w:val="0"/>
          <w:numId w:val="21"/>
        </w:numPr>
        <w:spacing w:after="0"/>
      </w:pPr>
      <w:r>
        <w:t>C:\Users\User\Documents\GitHub\QuartierePorto\Assets\Audio</w:t>
      </w:r>
    </w:p>
    <w:p w14:paraId="0E59C16B" w14:textId="77777777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C:\Users\User\Documents\GitHub\QuartierePorto\Assets\Audio\en</w:t>
      </w:r>
    </w:p>
    <w:p w14:paraId="245DCC9C" w14:textId="77777777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C:\Users\User\Documents\GitHub\QuartierePorto\Assets\Audio\es</w:t>
      </w:r>
    </w:p>
    <w:p w14:paraId="3D7F52FD" w14:textId="77777777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C:\Users\User\Documents\GitHub\QuartierePorto\Assets\Audio\fr</w:t>
      </w:r>
    </w:p>
    <w:p w14:paraId="336E41DD" w14:textId="56BDB939" w:rsidR="00FB60F5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C:\Users\User\Documents\GitHub\QuartierePorto\Assets\Audio\it</w:t>
      </w:r>
    </w:p>
    <w:p w14:paraId="27492652" w14:textId="05BDDAA8" w:rsidR="00FB60F5" w:rsidRDefault="00FB60F5" w:rsidP="00FB60F5">
      <w:pPr>
        <w:spacing w:after="0"/>
      </w:pPr>
      <w:r>
        <w:t xml:space="preserve">     </w:t>
      </w:r>
    </w:p>
    <w:p w14:paraId="4A220955" w14:textId="77777777" w:rsidR="0081507A" w:rsidRDefault="00FB60F5" w:rsidP="0081507A">
      <w:pPr>
        <w:pStyle w:val="Paragrafoelenco"/>
        <w:numPr>
          <w:ilvl w:val="0"/>
          <w:numId w:val="21"/>
        </w:numPr>
        <w:spacing w:after="0"/>
      </w:pPr>
      <w:r>
        <w:t>Il testo con la sintesi accattivante della pagina</w:t>
      </w:r>
    </w:p>
    <w:p w14:paraId="33711A61" w14:textId="4103CED1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C:\Users\User\Documents\GitHub\QuartierePorto\Assets\Audio\en\testo_audio</w:t>
      </w:r>
    </w:p>
    <w:p w14:paraId="150DD78E" w14:textId="77777777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C:\Users\User\Documents\GitHub\QuartierePorto\Assets\Audio\es\testo_audio</w:t>
      </w:r>
    </w:p>
    <w:p w14:paraId="4F130DAB" w14:textId="77777777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C:\Users\User\Documents\GitHub\QuartierePorto\Assets\Audio\fr\testo_audio</w:t>
      </w:r>
    </w:p>
    <w:p w14:paraId="1B811BC8" w14:textId="77777777" w:rsidR="00FB60F5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C:\Users\User\Documents\GitHub\QuartierePorto\Assets\Audio\it\testo_audio</w:t>
      </w:r>
    </w:p>
    <w:p w14:paraId="69C509EF" w14:textId="7EB27830" w:rsidR="00AD24FD" w:rsidRPr="00AD24FD" w:rsidRDefault="00AD24FD" w:rsidP="00FB60F5">
      <w:pPr>
        <w:pStyle w:val="Paragrafoelenco"/>
        <w:numPr>
          <w:ilvl w:val="0"/>
          <w:numId w:val="21"/>
        </w:numPr>
        <w:spacing w:after="0"/>
      </w:pPr>
      <w:r>
        <w:t>Le immagini che sono richiamate dal file texts.json, ad esempio</w:t>
      </w:r>
      <w:r>
        <w:br/>
      </w:r>
      <w:r w:rsidRPr="00AD24FD">
        <w:t xml:space="preserve"> "pittoricarracci": </w:t>
      </w:r>
    </w:p>
    <w:p w14:paraId="5F818066" w14:textId="056FD2D6" w:rsidR="00AD24FD" w:rsidRPr="00AD24FD" w:rsidRDefault="00AD24FD" w:rsidP="00FB60F5">
      <w:pPr>
        <w:pStyle w:val="Paragrafoelenco"/>
        <w:numPr>
          <w:ilvl w:val="0"/>
          <w:numId w:val="22"/>
        </w:numPr>
        <w:spacing w:after="0"/>
        <w:ind w:left="1440"/>
      </w:pPr>
      <w:r w:rsidRPr="00AD24FD">
        <w:t>"imageSource</w:t>
      </w:r>
      <w:r w:rsidR="00014C61">
        <w:t>2</w:t>
      </w:r>
      <w:r w:rsidRPr="00AD24FD">
        <w:t>": "pittoricarracci/grande_macelleria.jpg",</w:t>
      </w:r>
    </w:p>
    <w:p w14:paraId="0627A479" w14:textId="4051F46A" w:rsidR="00AD24FD" w:rsidRPr="00AD24FD" w:rsidRDefault="00AD24FD" w:rsidP="00FB60F5">
      <w:pPr>
        <w:pStyle w:val="Paragrafoelenco"/>
        <w:numPr>
          <w:ilvl w:val="0"/>
          <w:numId w:val="22"/>
        </w:numPr>
        <w:spacing w:after="0"/>
        <w:ind w:left="1440"/>
      </w:pPr>
      <w:r w:rsidRPr="00AD24FD">
        <w:t>"imageSource</w:t>
      </w:r>
      <w:r w:rsidR="00014C61">
        <w:t>3</w:t>
      </w:r>
      <w:r w:rsidRPr="00AD24FD">
        <w:t>": "pittoricarracci/piccola_macelleria.jpg",</w:t>
      </w:r>
    </w:p>
    <w:p w14:paraId="63E3E9BE" w14:textId="77777777" w:rsidR="0047513D" w:rsidRDefault="0047513D" w:rsidP="00FB60F5">
      <w:pPr>
        <w:ind w:left="1068"/>
      </w:pPr>
    </w:p>
    <w:p w14:paraId="010AF094" w14:textId="29377582" w:rsidR="00320190" w:rsidRDefault="00014C61" w:rsidP="00320190">
      <w:r>
        <w:t>Ogni pagina ha una directory che contiene le immagini presenti nel</w:t>
      </w:r>
      <w:r w:rsidR="008F0333">
        <w:t xml:space="preserve">la pagina. </w:t>
      </w:r>
      <w:r w:rsidR="008F0333">
        <w:br/>
        <w:t>Un esempio: abbiamo la pagina con ID pittoricarracci e allora abbiamo la seguente directory:</w:t>
      </w:r>
      <w:r w:rsidR="0081507A">
        <w:br/>
      </w:r>
      <w:r w:rsidR="00320190">
        <w:t>C:\Users\User\Documents\GitHub\QuartierePorto\Assets\images\pittoricarracci</w:t>
      </w:r>
    </w:p>
    <w:p w14:paraId="66F4AE01" w14:textId="77777777" w:rsidR="0081507A" w:rsidRDefault="008F0333" w:rsidP="0047513D">
      <w:pPr>
        <w:spacing w:after="0"/>
      </w:pPr>
      <w:r>
        <w:t>Questa directory contiene le due immagini</w:t>
      </w:r>
      <w:r w:rsidR="0081507A">
        <w:t>:</w:t>
      </w:r>
    </w:p>
    <w:p w14:paraId="0D1B4E28" w14:textId="3D3681DF" w:rsidR="008F0333" w:rsidRPr="0081507A" w:rsidRDefault="008F0333" w:rsidP="0081507A">
      <w:pPr>
        <w:pStyle w:val="Paragrafoelenco"/>
        <w:numPr>
          <w:ilvl w:val="0"/>
          <w:numId w:val="24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C:\Users\User\Documents\GitHub\QuartierePorto\Assets\images\pittoricarracci\grande_macelleria.jpg</w:t>
      </w:r>
    </w:p>
    <w:p w14:paraId="5DE9D023" w14:textId="6B920B00" w:rsidR="008F0333" w:rsidRPr="0081507A" w:rsidRDefault="008F0333" w:rsidP="0081507A">
      <w:pPr>
        <w:pStyle w:val="Paragrafoelenco"/>
        <w:numPr>
          <w:ilvl w:val="0"/>
          <w:numId w:val="24"/>
        </w:numPr>
        <w:spacing w:after="0"/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C:\Users\User\Documents\GitHub\QuartierePorto\Assets\images\pittoricarracci\piccola_macelleria.jpg</w:t>
      </w:r>
    </w:p>
    <w:p w14:paraId="5F11526D" w14:textId="77777777" w:rsidR="0081507A" w:rsidRDefault="0081507A" w:rsidP="00FB60F5"/>
    <w:p w14:paraId="6667F290" w14:textId="77777777" w:rsidR="0081507A" w:rsidRDefault="008F0333" w:rsidP="0081507A">
      <w:r>
        <w:t>I testi che saranno in tutte le lingue it, fr, en e es sono caricati in file texts.json e sono in</w:t>
      </w:r>
      <w:r w:rsidR="00FB60F5">
        <w:t>:</w:t>
      </w:r>
    </w:p>
    <w:p w14:paraId="15FB394D" w14:textId="77777777" w:rsidR="0081507A" w:rsidRDefault="00320190" w:rsidP="0081507A">
      <w:r>
        <w:t>C:\Users\User\Documents\GitHub\QuartierePorto\data</w:t>
      </w:r>
      <w:r w:rsidR="00FB60F5">
        <w:br/>
      </w:r>
      <w:r>
        <w:t>C:\Users\User\Documents\GitHub\QuartierePorto\data\translations</w:t>
      </w:r>
    </w:p>
    <w:p w14:paraId="7A67E1D7" w14:textId="77777777" w:rsidR="0081507A" w:rsidRPr="0081507A" w:rsidRDefault="00320190" w:rsidP="0081507A">
      <w:pPr>
        <w:pStyle w:val="Paragrafoelenco"/>
        <w:numPr>
          <w:ilvl w:val="0"/>
          <w:numId w:val="27"/>
        </w:numPr>
      </w:pPr>
      <w:r w:rsidRPr="0081507A">
        <w:rPr>
          <w:sz w:val="22"/>
          <w:szCs w:val="22"/>
        </w:rPr>
        <w:t>C:\Users\User\Documents\GitHub\QuartierePorto\data\translations\en</w:t>
      </w:r>
    </w:p>
    <w:p w14:paraId="671BC56F" w14:textId="77777777" w:rsidR="0081507A" w:rsidRPr="0081507A" w:rsidRDefault="00320190" w:rsidP="0081507A">
      <w:pPr>
        <w:pStyle w:val="Paragrafoelenco"/>
        <w:numPr>
          <w:ilvl w:val="0"/>
          <w:numId w:val="27"/>
        </w:numPr>
      </w:pPr>
      <w:r w:rsidRPr="0081507A">
        <w:rPr>
          <w:sz w:val="22"/>
          <w:szCs w:val="22"/>
        </w:rPr>
        <w:t>C:\Users\User\Documents\GitHub\QuartierePorto\data\translations\es</w:t>
      </w:r>
    </w:p>
    <w:p w14:paraId="783A7B14" w14:textId="60E9096F" w:rsidR="0081507A" w:rsidRPr="0081507A" w:rsidRDefault="00320190" w:rsidP="0081507A">
      <w:pPr>
        <w:pStyle w:val="Paragrafoelenco"/>
        <w:numPr>
          <w:ilvl w:val="0"/>
          <w:numId w:val="27"/>
        </w:numPr>
      </w:pPr>
      <w:r w:rsidRPr="0081507A">
        <w:rPr>
          <w:sz w:val="22"/>
          <w:szCs w:val="22"/>
        </w:rPr>
        <w:t>C:\Users\User\Documents\GitHub\QuartierePorto\data\translations\fr</w:t>
      </w:r>
    </w:p>
    <w:p w14:paraId="6CF0918D" w14:textId="2F72128F" w:rsidR="00320190" w:rsidRPr="0081507A" w:rsidRDefault="00320190" w:rsidP="0081507A">
      <w:pPr>
        <w:pStyle w:val="Paragrafoelenco"/>
        <w:numPr>
          <w:ilvl w:val="0"/>
          <w:numId w:val="27"/>
        </w:numPr>
        <w:rPr>
          <w:sz w:val="22"/>
          <w:szCs w:val="22"/>
        </w:rPr>
      </w:pPr>
      <w:r w:rsidRPr="0081507A">
        <w:rPr>
          <w:sz w:val="22"/>
          <w:szCs w:val="22"/>
        </w:rPr>
        <w:t>C:\Users\User\Documents\GitHub\QuartierePorto\data\translations\it</w:t>
      </w:r>
    </w:p>
    <w:p w14:paraId="25967962" w14:textId="77777777" w:rsidR="0081507A" w:rsidRDefault="0081507A" w:rsidP="0081507A"/>
    <w:p w14:paraId="7DFF383A" w14:textId="6929625B" w:rsidR="008F0333" w:rsidRDefault="008F0333" w:rsidP="0047513D">
      <w:pPr>
        <w:spacing w:after="0"/>
      </w:pPr>
      <w:r>
        <w:t>C:\Users\User\Documents\GitHub\QuartierePorto\public</w:t>
      </w:r>
      <w:r w:rsidR="00E969FD">
        <w:t xml:space="preserve"> al suo interno:</w:t>
      </w:r>
    </w:p>
    <w:p w14:paraId="5C3A88EE" w14:textId="77777777" w:rsidR="00E969FD" w:rsidRDefault="00E969FD" w:rsidP="00E969FD"/>
    <w:p w14:paraId="48B834EC" w14:textId="21DAA6B7" w:rsidR="0081507A" w:rsidRDefault="008F0333" w:rsidP="00E969FD">
      <w:r>
        <w:t>Per le foto o immagini che non sono legate alle pagine, come ad esempio le bandiere (flag) che sono usate nei bottoni di ogni pagina</w:t>
      </w:r>
      <w:r w:rsidR="00E969FD">
        <w:t>:</w:t>
      </w:r>
    </w:p>
    <w:p w14:paraId="619E2F3B" w14:textId="75A6FA3B" w:rsidR="00130000" w:rsidRDefault="00130000" w:rsidP="00E969FD">
      <w:pPr>
        <w:ind w:left="708"/>
      </w:pPr>
      <w:r>
        <w:t>C:\Users\User\Documents\GitHub\QuartierePorto\public\flag</w:t>
      </w:r>
    </w:p>
    <w:p w14:paraId="6987C323" w14:textId="77777777" w:rsidR="00E969FD" w:rsidRDefault="006D3EFC" w:rsidP="00E969FD">
      <w:r>
        <w:t>Per le immagini che non sono presenti nella pagina docx e che servono per il gps come foto</w:t>
      </w:r>
      <w:r w:rsidR="00E969FD">
        <w:t>:</w:t>
      </w:r>
    </w:p>
    <w:p w14:paraId="0C86E29F" w14:textId="18560CEE" w:rsidR="00130000" w:rsidRPr="00320190" w:rsidRDefault="00130000" w:rsidP="00E969FD">
      <w:pPr>
        <w:ind w:left="708"/>
      </w:pPr>
      <w:r>
        <w:t>C:\Users\User\Documents\GitHub\QuartierePorto\public\images</w:t>
      </w:r>
    </w:p>
    <w:p w14:paraId="3FED9E82" w14:textId="77777777" w:rsidR="00E969FD" w:rsidRDefault="006D3EFC" w:rsidP="00320190">
      <w:r>
        <w:t>Documenti word che riceviamo da convertire</w:t>
      </w:r>
      <w:r w:rsidR="00FB60F5">
        <w:t>:</w:t>
      </w:r>
    </w:p>
    <w:p w14:paraId="270DF663" w14:textId="19E6A8DC" w:rsidR="00320190" w:rsidRDefault="00320190" w:rsidP="00E969FD">
      <w:pPr>
        <w:ind w:left="708"/>
      </w:pPr>
      <w:r>
        <w:t>C:\Users\User\Documents\GitHub\QuartierePorto\DOCS_DA_CONVERTIRE</w:t>
      </w:r>
    </w:p>
    <w:p w14:paraId="1FA9803F" w14:textId="77777777" w:rsidR="00E969FD" w:rsidRDefault="006D3EFC" w:rsidP="00320190">
      <w:r>
        <w:t xml:space="preserve">la directory che riceve l’output della conversione da word ad html è: </w:t>
      </w:r>
    </w:p>
    <w:p w14:paraId="5DB2076F" w14:textId="73AF1AF1" w:rsidR="00320190" w:rsidRDefault="00320190" w:rsidP="00E969FD">
      <w:pPr>
        <w:ind w:firstLine="708"/>
      </w:pPr>
      <w:r>
        <w:t>C:\Users\User\Documents\GitHub\QuartierePorto\HTML_OUTPUT</w:t>
      </w:r>
    </w:p>
    <w:p w14:paraId="2DF9D517" w14:textId="77777777" w:rsidR="009E09C3" w:rsidRDefault="009E09C3" w:rsidP="009E09C3">
      <w:r w:rsidRPr="009E09C3">
        <w:t>I testi</w:t>
      </w:r>
      <w:r>
        <w:t>,</w:t>
      </w:r>
      <w:r w:rsidRPr="009E09C3">
        <w:t xml:space="preserve"> che vengono visualizzati nella pagina, sono caricati dai files </w:t>
      </w:r>
      <w:r>
        <w:t>texts</w:t>
      </w:r>
      <w:r w:rsidRPr="009E09C3">
        <w:t>.json per ogni lingua</w:t>
      </w:r>
      <w:r>
        <w:t>.</w:t>
      </w:r>
    </w:p>
    <w:p w14:paraId="687EC4E7" w14:textId="67D1A94C" w:rsidR="009E09C3" w:rsidRDefault="009E09C3" w:rsidP="009E09C3">
      <w:r>
        <w:t>Dividiamo in due categorie i testi e le immagini della pagina, e precisamente :</w:t>
      </w:r>
      <w:r>
        <w:br/>
      </w:r>
      <w:r w:rsidRPr="009E09C3">
        <w:rPr>
          <w:b/>
          <w:bCs/>
          <w:i/>
          <w:iCs/>
        </w:rPr>
        <w:t xml:space="preserve">testi </w:t>
      </w:r>
      <w:r>
        <w:rPr>
          <w:b/>
          <w:bCs/>
          <w:i/>
          <w:iCs/>
        </w:rPr>
        <w:t xml:space="preserve">ed immagini </w:t>
      </w:r>
      <w:r w:rsidRPr="009E09C3">
        <w:rPr>
          <w:b/>
          <w:bCs/>
          <w:i/>
          <w:iCs/>
        </w:rPr>
        <w:t>dinamici</w:t>
      </w:r>
      <w:r>
        <w:t>: estratti dal documento word</w:t>
      </w:r>
      <w:r w:rsidRPr="009E09C3">
        <w:t xml:space="preserve"> </w:t>
      </w:r>
      <w:r>
        <w:t xml:space="preserve">tramite le funzioni descritte al capitolo </w:t>
      </w:r>
      <w:hyperlink w:anchor="_Disamina_del_documento" w:history="1">
        <w:r w:rsidRPr="009E09C3">
          <w:rPr>
            <w:rStyle w:val="Collegamentoipertestuale"/>
          </w:rPr>
          <w:t>Disamina del documento word paginaxy.docx</w:t>
        </w:r>
      </w:hyperlink>
      <w:r>
        <w:t>.</w:t>
      </w:r>
    </w:p>
    <w:p w14:paraId="70AD63D3" w14:textId="2D46A6D0" w:rsidR="009E09C3" w:rsidRPr="009E09C3" w:rsidRDefault="009E09C3" w:rsidP="009E09C3">
      <w:r w:rsidRPr="009E09C3">
        <w:rPr>
          <w:b/>
          <w:bCs/>
          <w:i/>
          <w:iCs/>
        </w:rPr>
        <w:t>Testi ed immagini statici</w:t>
      </w:r>
      <w:r>
        <w:t xml:space="preserve">: caricati manualmente, </w:t>
      </w:r>
      <w:r w:rsidR="00F327C5">
        <w:t xml:space="preserve">testo </w:t>
      </w:r>
      <w:r w:rsidR="00F327C5" w:rsidRPr="00F327C5">
        <w:t>di poche parole, come un indirizzo, una informazione che generalmente non è contenuta all’interno del documento (vedi chiave mainText) ad esempio mainText"</w:t>
      </w:r>
      <w:r w:rsidR="00F327C5">
        <w:t>. Ad esempio nel file texts.json possiamo avere:</w:t>
      </w:r>
      <w:r w:rsidR="00F327C5">
        <w:br/>
      </w:r>
      <w:r w:rsidR="00F327C5" w:rsidRPr="00F327C5">
        <w:t>"mainText": "&lt;p&gt;&lt;font color=\"#ff0000\"&gt;&lt;b&gt;Se entri in chiesa, usa gli auricolari per ascoltare l'audio &lt;/b&gt;&lt;/font&gt; &lt;/p&gt;&lt;p&gt;&lt;font color=\"#3465a4\"&gt;Per conoscere gli orari di apertura consultare la pagina https://dindondan.app/orarimesse/Santa-Maria-Maggiore-Bologna-54DB1 &lt;/font&gt; &lt;/p&gt;"</w:t>
      </w:r>
      <w:r w:rsidR="00F327C5">
        <w:t>.</w:t>
      </w:r>
    </w:p>
    <w:p w14:paraId="65118D96" w14:textId="2B7DB658" w:rsidR="00174AC4" w:rsidRPr="00174AC4" w:rsidRDefault="00174AC4" w:rsidP="00320190">
      <w:r w:rsidRPr="00F327C5">
        <w:t xml:space="preserve">La chiave mainText , assieme ad altre informazioni non legate al contenuto della pagina, verrà caricata direttamente in text.json tramite l’esecuzione della </w:t>
      </w:r>
      <w:r w:rsidRPr="00F327C5">
        <w:rPr>
          <w:b/>
          <w:bCs/>
        </w:rPr>
        <w:t>manual_key_updater.</w:t>
      </w:r>
      <w:r w:rsidRPr="00F327C5">
        <w:t xml:space="preserve">bat che richiama </w:t>
      </w:r>
      <w:r w:rsidR="00456EE3" w:rsidRPr="00F327C5">
        <w:rPr>
          <w:b/>
          <w:bCs/>
        </w:rPr>
        <w:t>manual_keys_template.json</w:t>
      </w:r>
      <w:r w:rsidR="00F327C5" w:rsidRPr="00F327C5">
        <w:t>.</w:t>
      </w:r>
      <w:r w:rsidR="00F327C5">
        <w:t xml:space="preserve"> Vedi il capitolo </w:t>
      </w:r>
      <w:hyperlink w:anchor="_Caricamento_dei_testi" w:history="1">
        <w:r w:rsidR="00F327C5" w:rsidRPr="00F327C5">
          <w:rPr>
            <w:rStyle w:val="Collegamentoipertestuale"/>
          </w:rPr>
          <w:t>Caricamento dei testi statici: manual_key_updater.bat</w:t>
        </w:r>
      </w:hyperlink>
    </w:p>
    <w:p w14:paraId="02D37F06" w14:textId="77777777" w:rsidR="00174AC4" w:rsidRDefault="00174AC4" w:rsidP="00320190"/>
    <w:p w14:paraId="35E3CF64" w14:textId="232A6767" w:rsidR="003829D2" w:rsidRDefault="006D3EFC" w:rsidP="00320190">
      <w:r>
        <w:t>L’utility salvag.bat crea una copia del file e li rinomina aggiungendo come suffisso</w:t>
      </w:r>
      <w:r>
        <w:br/>
        <w:t>@AAAAMMGG</w:t>
      </w:r>
      <w:r w:rsidR="00207D38">
        <w:t xml:space="preserve">_hhmmss ad esempio </w:t>
      </w:r>
      <w:hyperlink r:id="rId8" w:history="1">
        <w:r w:rsidR="00207D38" w:rsidRPr="0004641A">
          <w:rPr>
            <w:rStyle w:val="Collegamentoipertestuale"/>
          </w:rPr>
          <w:t>texts@20251126_013936.json</w:t>
        </w:r>
      </w:hyperlink>
      <w:r w:rsidR="00207D38">
        <w:t xml:space="preserve"> per un file json.</w:t>
      </w:r>
      <w:r w:rsidR="00207D38">
        <w:br/>
        <w:t xml:space="preserve">Questa utility si basa su comandi dos e si trova in </w:t>
      </w:r>
      <w:r>
        <w:br/>
      </w:r>
      <w:r w:rsidR="00320190">
        <w:t>C:\Users\User\Documents\GitHub\QuartierePorto\Utilities</w:t>
      </w:r>
      <w:r w:rsidR="003829D2">
        <w:br/>
      </w:r>
      <w:r w:rsidR="003829D2">
        <w:br/>
      </w:r>
    </w:p>
    <w:p w14:paraId="2CCD8FD8" w14:textId="77777777" w:rsidR="003829D2" w:rsidRDefault="003829D2">
      <w:r>
        <w:lastRenderedPageBreak/>
        <w:br w:type="page"/>
      </w:r>
    </w:p>
    <w:p w14:paraId="5F2F52BB" w14:textId="65226B5D" w:rsidR="00F049E6" w:rsidRDefault="00F049E6" w:rsidP="00051A1C">
      <w:pPr>
        <w:pStyle w:val="Titolo1"/>
      </w:pPr>
      <w:bookmarkStart w:id="5" w:name="tit_Disamina_del_materiale_ricevuto"/>
      <w:r>
        <w:lastRenderedPageBreak/>
        <w:t>Disamina del materiale ricevuto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047683C5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5"/>
          <w:p w14:paraId="0CB78D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984" w14:textId="77777777" w:rsidR="00CB3665" w:rsidRDefault="00B11C9E" w:rsidP="00CB3665"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t>Disamina del materiale ricevuto</w:t>
            </w:r>
          </w:p>
          <w:p w14:paraId="78B09F27" w14:textId="43FCBB53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90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C2A619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E0E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CA9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915E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F272CF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9E7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4511" w14:textId="6D17601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o rinomina del documento word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8C3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DCC1B1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CE4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A155" w14:textId="63A2E07D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manuale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196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0972FA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500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E44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D84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D8C38F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AF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2FF0" w14:textId="3E031AB0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E02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020063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F0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CDD45" w14:textId="1823A98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6A1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3770B8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45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C259" w14:textId="7F886C5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Viene eseguito da 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A3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020BC22E" w14:textId="77777777" w:rsidR="00B11C9E" w:rsidRDefault="00B11C9E" w:rsidP="00B11C9E"/>
    <w:p w14:paraId="33667FE6" w14:textId="0E7A7433" w:rsidR="005768C3" w:rsidRPr="005768C3" w:rsidRDefault="005768C3" w:rsidP="00F743F8">
      <w:pPr>
        <w:ind w:left="708"/>
        <w:jc w:val="both"/>
      </w:pPr>
      <w:r>
        <w:t>R</w:t>
      </w:r>
      <w:r w:rsidRPr="005768C3">
        <w:t>icevo dai collaboratori i seguenti documenti:</w:t>
      </w:r>
    </w:p>
    <w:p w14:paraId="78AEB221" w14:textId="4CC3A942" w:rsidR="005768C3" w:rsidRPr="00B617CC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</w:t>
      </w:r>
      <w:r w:rsidR="0034581B">
        <w:t>QuartierePorto</w:t>
      </w:r>
      <w:r w:rsidRPr="005768C3">
        <w:t>\DOCS_DA_CONVERTIRE</w:t>
      </w:r>
      <w:r>
        <w:t xml:space="preserve"> </w:t>
      </w:r>
      <w:r w:rsidRPr="005768C3">
        <w:t xml:space="preserve">chiamando il documento ricevuto </w:t>
      </w:r>
      <w:r w:rsidR="00993D6E" w:rsidRPr="00A65FED">
        <w:rPr>
          <w:b/>
          <w:bCs/>
        </w:rPr>
        <w:t>[paginaxy]_</w:t>
      </w:r>
      <w:r w:rsidR="00F516F2">
        <w:rPr>
          <w:b/>
          <w:bCs/>
        </w:rPr>
        <w:t>it</w:t>
      </w:r>
      <w:r w:rsidRPr="00A65FED">
        <w:rPr>
          <w:b/>
          <w:bCs/>
        </w:rPr>
        <w:t>.docx</w:t>
      </w:r>
    </w:p>
    <w:p w14:paraId="21B68B0D" w14:textId="33F4B9EF" w:rsidR="00F516F2" w:rsidRDefault="00F516F2" w:rsidP="00445ED7">
      <w:pPr>
        <w:pStyle w:val="Paragrafoelenco"/>
        <w:numPr>
          <w:ilvl w:val="2"/>
          <w:numId w:val="4"/>
        </w:numPr>
      </w:pPr>
      <w:r>
        <w:t xml:space="preserve">Le immagini, che sono all’interno del documento, debbono essere immagini di tipo jpg o png inserite e non usando il </w:t>
      </w:r>
      <w:r w:rsidR="00923156">
        <w:t>“</w:t>
      </w:r>
      <w:r>
        <w:t>copia e incolla</w:t>
      </w:r>
      <w:r w:rsidR="00923156">
        <w:t>”</w:t>
      </w:r>
      <w:r>
        <w:t xml:space="preserve"> (cut &amp; paste)</w:t>
      </w:r>
      <w:r w:rsidR="00923156">
        <w:t xml:space="preserve">; se l’immagine viene presa con </w:t>
      </w:r>
      <w:r w:rsidR="00CC1120">
        <w:t>il “copia e incolla” usando il prodotto GIMP potete generare un .jpg e quindi inserire questo .jpg nel documento word</w:t>
      </w:r>
      <w:r w:rsidR="00456EE3">
        <w:t xml:space="preserve"> tramite “Inserisci &gt; Immagini &gt; Questo Dispositivo”</w:t>
      </w:r>
    </w:p>
    <w:p w14:paraId="6F19C73E" w14:textId="1B752FB8" w:rsidR="0037769E" w:rsidRDefault="00B617CC" w:rsidP="00445ED7">
      <w:pPr>
        <w:pStyle w:val="Paragrafoelenco"/>
        <w:numPr>
          <w:ilvl w:val="2"/>
          <w:numId w:val="4"/>
        </w:numPr>
      </w:pPr>
      <w:r>
        <w:t xml:space="preserve">Le immagini presenti nel documento word verranno estratte della procedura </w:t>
      </w:r>
      <w:r w:rsidRPr="0037769E">
        <w:rPr>
          <w:b/>
          <w:bCs/>
        </w:rPr>
        <w:t>convert_all.bat</w:t>
      </w:r>
      <w:r>
        <w:t xml:space="preserve"> presente in root del sito ed il nome </w:t>
      </w:r>
      <w:r w:rsidR="0037769E">
        <w:t xml:space="preserve">delle immagini </w:t>
      </w:r>
      <w:r>
        <w:t>sarà assegnato sulla base del paragrafo</w:t>
      </w:r>
      <w:r w:rsidR="00456EE3">
        <w:t xml:space="preserve"> detto MARKER che è una stringa del tipo: </w:t>
      </w:r>
      <w:r w:rsidR="00E51EB4">
        <w:t>[</w:t>
      </w:r>
      <w:r w:rsidR="00456EE3" w:rsidRPr="009A4A98">
        <w:rPr>
          <w:b/>
          <w:bCs/>
        </w:rPr>
        <w:t>SPLIT_BLOCK:nome</w:t>
      </w:r>
      <w:r w:rsidR="009A4A98">
        <w:rPr>
          <w:b/>
          <w:bCs/>
        </w:rPr>
        <w:t>_</w:t>
      </w:r>
      <w:r w:rsidR="009A4A98" w:rsidRPr="009A4A98">
        <w:rPr>
          <w:b/>
          <w:bCs/>
        </w:rPr>
        <w:t>immagine.jpg</w:t>
      </w:r>
      <w:r w:rsidR="00E51EB4">
        <w:rPr>
          <w:b/>
          <w:bCs/>
        </w:rPr>
        <w:t>]</w:t>
      </w:r>
      <w:r>
        <w:br/>
        <w:t xml:space="preserve"> che </w:t>
      </w:r>
      <w:r w:rsidR="0037769E">
        <w:t xml:space="preserve">sarà inserito </w:t>
      </w:r>
      <w:r>
        <w:t>dopo la immagine</w:t>
      </w:r>
      <w:r w:rsidR="0037769E">
        <w:t>.</w:t>
      </w:r>
      <w:r w:rsidR="009A4A98">
        <w:t xml:space="preserve"> </w:t>
      </w:r>
      <w:hyperlink w:anchor="Preparazione_del_file_DOCX" w:history="1">
        <w:r w:rsidR="009A4A98" w:rsidRPr="009A4A98">
          <w:rPr>
            <w:rStyle w:val="Collegamentoipertestuale"/>
          </w:rPr>
          <w:t>Vedi come fare</w:t>
        </w:r>
      </w:hyperlink>
      <w:r w:rsidR="009A4A98">
        <w:t xml:space="preserve"> </w:t>
      </w:r>
      <w:r w:rsidR="0037769E">
        <w:br/>
        <w:t xml:space="preserve">queste immagini saranno salvate in </w:t>
      </w:r>
      <w:r w:rsidR="0037769E" w:rsidRPr="009A4A98">
        <w:rPr>
          <w:b/>
          <w:bCs/>
        </w:rPr>
        <w:t>Assets/images/[paginaxx]/</w:t>
      </w:r>
    </w:p>
    <w:p w14:paraId="24E2E7D6" w14:textId="5912BCFA" w:rsidR="00F516F2" w:rsidRDefault="0037769E" w:rsidP="00F516F2">
      <w:pPr>
        <w:pStyle w:val="Paragrafoelenco"/>
        <w:numPr>
          <w:ilvl w:val="1"/>
          <w:numId w:val="4"/>
        </w:numPr>
      </w:pPr>
      <w:r>
        <w:t xml:space="preserve">Possiamo avere delle foto o immagini che non sono presenti nel documento, ma che potrebbero essere inserite </w:t>
      </w:r>
      <w:r w:rsidR="00F743F8">
        <w:t xml:space="preserve">manualmente </w:t>
      </w:r>
      <w:r>
        <w:t xml:space="preserve">in seguito e le mettiamo in </w:t>
      </w:r>
      <w:r w:rsidRPr="0037769E">
        <w:rPr>
          <w:b/>
          <w:bCs/>
        </w:rPr>
        <w:t>public\images</w:t>
      </w:r>
      <w:r w:rsidR="00F516F2">
        <w:t>.</w:t>
      </w:r>
    </w:p>
    <w:p w14:paraId="45BC6E2F" w14:textId="77777777" w:rsidR="00F743F8" w:rsidRDefault="00F516F2" w:rsidP="00051A1C">
      <w:pPr>
        <w:pStyle w:val="Titolo2"/>
      </w:pPr>
      <w:r w:rsidRPr="00F743F8">
        <w:rPr>
          <w:rStyle w:val="Titolo4Carattere"/>
        </w:rPr>
        <w:t>Considerazione sul</w:t>
      </w:r>
      <w:r w:rsidR="00B31481" w:rsidRPr="00F743F8">
        <w:rPr>
          <w:rStyle w:val="Titolo4Carattere"/>
        </w:rPr>
        <w:t xml:space="preserve"> tipo di </w:t>
      </w:r>
      <w:r w:rsidRPr="00F743F8">
        <w:rPr>
          <w:rStyle w:val="Titolo4Carattere"/>
        </w:rPr>
        <w:t xml:space="preserve">immagini </w:t>
      </w:r>
      <w:r w:rsidR="00B31481" w:rsidRPr="00F743F8">
        <w:rPr>
          <w:rStyle w:val="Titolo4Carattere"/>
        </w:rPr>
        <w:t>e di testi nella struttura del sito</w:t>
      </w:r>
      <w:r w:rsidR="00B31481" w:rsidRPr="00A07666">
        <w:t>.</w:t>
      </w:r>
    </w:p>
    <w:p w14:paraId="0EE764C2" w14:textId="7022FA4C" w:rsidR="006C226D" w:rsidRPr="001036E1" w:rsidRDefault="00B31481">
      <w:r w:rsidRPr="00143404">
        <w:t>Tutto quello che si estrae dal documento, test</w:t>
      </w:r>
      <w:r w:rsidR="00A07666" w:rsidRPr="00143404">
        <w:t>i</w:t>
      </w:r>
      <w:r w:rsidRPr="00143404">
        <w:t xml:space="preserve"> ed immagini sono di tipo dinamico, ovvero al cambiare del documento di partenza, le procedure ricreano i testi e le immagini.</w:t>
      </w:r>
      <w:r w:rsidRPr="00143404">
        <w:br/>
        <w:t xml:space="preserve">Ma sono presenti nella pagina del sito anche testi ed immagini </w:t>
      </w:r>
      <w:r w:rsidR="00A07666" w:rsidRPr="00143404">
        <w:t>di tipo statico,</w:t>
      </w:r>
      <w:r w:rsidR="006C226D" w:rsidRPr="00143404">
        <w:t xml:space="preserve"> </w:t>
      </w:r>
      <w:r w:rsidRPr="00143404">
        <w:t>che non sono dentro al documento, ad esempio il nome della pagina, l’immagine del fondo della testata, il testo del bottone dell’audio, le fonti da cui è stato creato il documento, le informazioni legate alle aperture e festività. Di tutto questo, vediamo il capitolo</w:t>
      </w:r>
      <w:r w:rsidR="00A07666">
        <w:t xml:space="preserve"> </w:t>
      </w:r>
      <w:r w:rsidR="00A07666" w:rsidRPr="00143404">
        <w:t>[</w:t>
      </w:r>
      <w:hyperlink w:anchor="_Caricamento_dei_testi" w:history="1">
        <w:r w:rsidR="00143404" w:rsidRPr="00143404">
          <w:rPr>
            <w:rStyle w:val="Collegamentoipertestuale"/>
          </w:rPr>
          <w:t>caricamento t</w:t>
        </w:r>
        <w:r w:rsidR="00A07666" w:rsidRPr="00143404">
          <w:rPr>
            <w:rStyle w:val="Collegamentoipertestuale"/>
          </w:rPr>
          <w:t>esti</w:t>
        </w:r>
        <w:r w:rsidR="00143404" w:rsidRPr="00143404">
          <w:rPr>
            <w:rStyle w:val="Collegamentoipertestuale"/>
          </w:rPr>
          <w:t xml:space="preserve"> </w:t>
        </w:r>
        <w:r w:rsidR="00A07666" w:rsidRPr="00143404">
          <w:rPr>
            <w:rStyle w:val="Collegamentoipertestuale"/>
          </w:rPr>
          <w:t>statici</w:t>
        </w:r>
      </w:hyperlink>
      <w:r w:rsidR="00A07666">
        <w:t>].</w:t>
      </w:r>
    </w:p>
    <w:p w14:paraId="7C74C0DC" w14:textId="48FE5A21" w:rsidR="00D91373" w:rsidRDefault="00D91373" w:rsidP="00051A1C">
      <w:pPr>
        <w:pStyle w:val="Titolo2"/>
      </w:pPr>
      <w:bookmarkStart w:id="6" w:name="_Identificazione_delle_coordinate"/>
      <w:bookmarkStart w:id="7" w:name="_Disamina_del_documento"/>
      <w:bookmarkStart w:id="8" w:name="tit_Disamina_del_documento_word_paginaxy"/>
      <w:bookmarkEnd w:id="6"/>
      <w:bookmarkEnd w:id="7"/>
      <w:r>
        <w:lastRenderedPageBreak/>
        <w:t xml:space="preserve">Disamina del documento word </w:t>
      </w:r>
      <w:r w:rsidR="00640D20">
        <w:t>paginaxy</w:t>
      </w:r>
      <w:r>
        <w:t>.do</w:t>
      </w:r>
      <w:r w:rsidR="005714E2">
        <w:t>cx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673"/>
        <w:gridCol w:w="851"/>
      </w:tblGrid>
      <w:tr w:rsidR="00B11C9E" w:rsidRPr="00295975" w14:paraId="55ED2BA7" w14:textId="77777777" w:rsidTr="009C5A0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8"/>
          <w:p w14:paraId="35D655D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D8A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331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DDBB72" w14:textId="77777777" w:rsidTr="009C5A0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980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465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AE63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51BB2DE" w14:textId="77777777" w:rsidTr="009C5A0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CF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CD7BE" w14:textId="60F741E1" w:rsidR="00A07666" w:rsidRDefault="00E43763" w:rsidP="00CE721E">
            <w:pPr>
              <w:rPr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Estrae da pagina-xx.docx le immagini *.jpg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>
              <w:rPr>
                <w:sz w:val="22"/>
                <w:szCs w:val="22"/>
              </w:rPr>
              <w:t>Converte da docx ad html</w:t>
            </w:r>
            <w:r>
              <w:rPr>
                <w:sz w:val="22"/>
                <w:szCs w:val="22"/>
              </w:rPr>
              <w:br/>
              <w:t>Crea i segmenti html</w:t>
            </w:r>
          </w:p>
          <w:p w14:paraId="6B163F87" w14:textId="77777777" w:rsidR="00E43763" w:rsidRDefault="00E43763" w:rsidP="00CE721E"/>
          <w:p w14:paraId="5363CEA2" w14:textId="07FFCB8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AF87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7C0989F" w14:textId="77777777" w:rsidTr="009C5A0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D83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BDABD" w14:textId="77777777" w:rsidR="00B11C9E" w:rsidRDefault="00CE721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Convert_</w:t>
            </w:r>
            <w:r w:rsidR="002A44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.bat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[lang] [paginaID]</w:t>
            </w:r>
          </w:p>
          <w:p w14:paraId="0D8364DF" w14:textId="77777777" w:rsidR="00823303" w:rsidRPr="00110F6A" w:rsidRDefault="00823303" w:rsidP="008233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extract_images.py</w:t>
            </w:r>
            <w:r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%PAGE_ID% %DOCX_FILE%</w:t>
            </w:r>
          </w:p>
          <w:p w14:paraId="04C17B2F" w14:textId="77777777" w:rsidR="00823303" w:rsidRPr="00110F6A" w:rsidRDefault="00823303" w:rsidP="008233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post_process_html.py</w:t>
            </w:r>
            <w:r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%PAGE_ID% %LANG% %DOCX_DIR%</w:t>
            </w:r>
          </w:p>
          <w:p w14:paraId="0D9F6815" w14:textId="77777777" w:rsidR="00823303" w:rsidRPr="00110F6A" w:rsidRDefault="00823303" w:rsidP="008233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html_fragment_cleaner</w:t>
            </w:r>
            <w:r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.py</w:t>
            </w:r>
          </w:p>
          <w:p w14:paraId="68D8D9EC" w14:textId="3768B556" w:rsidR="00823303" w:rsidRPr="00295975" w:rsidRDefault="00823303" w:rsidP="008233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sync_config.py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D1D0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B5E7667" w14:textId="77777777" w:rsidTr="009C5A0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F33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3F29" w14:textId="613686E6" w:rsidR="00B11C9E" w:rsidRPr="00110F6A" w:rsidRDefault="00823303" w:rsidP="00110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DOCS_DA_CONVERTIRE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6ACC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D1E3932" w14:textId="77777777" w:rsidTr="009C5A0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24C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04EB" w14:textId="4D515F15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734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3D3594F" w14:textId="77777777" w:rsidTr="009C5A0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266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2531" w14:textId="503B286C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2B8A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926A4B3" w14:textId="77777777" w:rsidTr="009C5A0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CF5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0E5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B94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0ACFE5" w14:textId="77777777" w:rsidR="00B11C9E" w:rsidRDefault="00B11C9E" w:rsidP="00D91373"/>
    <w:p w14:paraId="4941055E" w14:textId="77777777" w:rsidR="00C40EE2" w:rsidRPr="00C40EE2" w:rsidRDefault="00C40EE2" w:rsidP="00C40EE2">
      <w:pPr>
        <w:rPr>
          <w:b/>
          <w:bCs/>
        </w:rPr>
      </w:pPr>
      <w:r w:rsidRPr="00C40EE2">
        <w:rPr>
          <w:b/>
          <w:bCs/>
        </w:rPr>
        <w:t>Revisione: Procedura di Conversione e Caricamento Nuova Pagina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620"/>
        <w:gridCol w:w="66"/>
        <w:gridCol w:w="66"/>
        <w:gridCol w:w="66"/>
        <w:gridCol w:w="81"/>
      </w:tblGrid>
      <w:tr w:rsidR="00C40EE2" w:rsidRPr="00C40EE2" w14:paraId="2E25252B" w14:textId="77777777" w:rsidTr="008F70F6">
        <w:trPr>
          <w:tblCellSpacing w:w="15" w:type="dxa"/>
        </w:trPr>
        <w:tc>
          <w:tcPr>
            <w:tcW w:w="0" w:type="auto"/>
            <w:vAlign w:val="center"/>
          </w:tcPr>
          <w:p w14:paraId="35D41D52" w14:textId="1D2EBF9E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8590" w:type="dxa"/>
            <w:vAlign w:val="center"/>
          </w:tcPr>
          <w:p w14:paraId="2754A9E3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Guida Tecnica: Procedura convert_page.bat</w:t>
            </w:r>
          </w:p>
          <w:p w14:paraId="760629E6" w14:textId="77777777" w:rsidR="002A44ED" w:rsidRPr="002A44ED" w:rsidRDefault="002A44ED" w:rsidP="002A44ED">
            <w:r w:rsidRPr="002A44ED">
              <w:t>La procedura convert_page.bat è l'interfaccia di automazione principale per l'aggiornamento dei contenuti del progetto "Quadrilatero". Permette di trasformare un documento sorgente Microsoft Word (.docx) in frammenti HTML pronti per il web e di aggiornare contemporaneamente il database delle traduzioni.</w:t>
            </w:r>
          </w:p>
          <w:p w14:paraId="658264D9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1. Sintassi del Comando</w:t>
            </w:r>
          </w:p>
          <w:p w14:paraId="5663C241" w14:textId="77777777" w:rsidR="002A44ED" w:rsidRPr="002A44ED" w:rsidRDefault="002A44ED" w:rsidP="002A44ED">
            <w:r w:rsidRPr="002A44ED">
              <w:t>La procedura deve essere richiamata da riga di comando o tramite altri script batch con la seguente sintassi:</w:t>
            </w:r>
          </w:p>
          <w:p w14:paraId="4C202742" w14:textId="77777777" w:rsidR="002A44ED" w:rsidRPr="002A44ED" w:rsidRDefault="002A44ED" w:rsidP="002A44ED">
            <w:r w:rsidRPr="002A44ED">
              <w:t>convert_page.bat [LINGUA] [NOME_PAGINA]</w:t>
            </w:r>
          </w:p>
          <w:p w14:paraId="088EDB2F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Parametri:</w:t>
            </w:r>
          </w:p>
          <w:p w14:paraId="6B7B4322" w14:textId="77777777" w:rsidR="002A44ED" w:rsidRPr="002A44ED" w:rsidRDefault="002A44ED" w:rsidP="002A44ED">
            <w:pPr>
              <w:numPr>
                <w:ilvl w:val="0"/>
                <w:numId w:val="32"/>
              </w:numPr>
            </w:pPr>
            <w:r w:rsidRPr="002A44ED">
              <w:rPr>
                <w:b/>
                <w:bCs/>
              </w:rPr>
              <w:t>[LINGUA]</w:t>
            </w:r>
            <w:r w:rsidRPr="002A44ED">
              <w:t>: Specifica la lingua di destinazione. I valori accettati sono le sigle internazionali: it, en, es, fr.</w:t>
            </w:r>
          </w:p>
          <w:p w14:paraId="72CB5DDE" w14:textId="77777777" w:rsidR="002A44ED" w:rsidRPr="002A44ED" w:rsidRDefault="002A44ED" w:rsidP="002A44ED">
            <w:pPr>
              <w:numPr>
                <w:ilvl w:val="0"/>
                <w:numId w:val="32"/>
              </w:numPr>
            </w:pPr>
            <w:r w:rsidRPr="002A44ED">
              <w:rPr>
                <w:b/>
                <w:bCs/>
              </w:rPr>
              <w:t>[NOME_PAGINA]</w:t>
            </w:r>
            <w:r w:rsidRPr="002A44ED">
              <w:t>: Rappresenta l'ID univoco del Punto di Interesse (es. manifattura, pittoricarracci, lastre). Questo ID deve corrispondere alle chiavi presenti in pois_config.json.</w:t>
            </w:r>
          </w:p>
          <w:p w14:paraId="7EDD0ADA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2. Flusso Operativo della Procedura</w:t>
            </w:r>
          </w:p>
          <w:p w14:paraId="00F63B1F" w14:textId="77777777" w:rsidR="002A44ED" w:rsidRPr="002A44ED" w:rsidRDefault="002A44ED" w:rsidP="002A44ED">
            <w:r w:rsidRPr="002A44ED">
              <w:t>Quando viene eseguito, lo script esegue i seguenti passaggi in sequenza:</w:t>
            </w:r>
          </w:p>
          <w:p w14:paraId="0146B35C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lastRenderedPageBreak/>
              <w:t>A. Definizione dell'Ambiente</w:t>
            </w:r>
          </w:p>
          <w:p w14:paraId="105B9283" w14:textId="77777777" w:rsidR="002A44ED" w:rsidRPr="002A44ED" w:rsidRDefault="002A44ED" w:rsidP="002A44ED">
            <w:r w:rsidRPr="002A44ED">
              <w:t>Lo script imposta le variabili di percorso per puntare correttamente alle cartelle:</w:t>
            </w:r>
          </w:p>
          <w:p w14:paraId="24107282" w14:textId="68E4A642" w:rsidR="002A44ED" w:rsidRPr="002A44ED" w:rsidRDefault="002A44ED" w:rsidP="002A44ED">
            <w:pPr>
              <w:numPr>
                <w:ilvl w:val="0"/>
                <w:numId w:val="33"/>
              </w:numPr>
            </w:pPr>
            <w:r w:rsidRPr="002A44ED">
              <w:t>DOCS_</w:t>
            </w:r>
            <w:r w:rsidR="00823303">
              <w:t>DA_CONVERTIRE</w:t>
            </w:r>
            <w:r w:rsidRPr="002A44ED">
              <w:t>: Cartella contenente i file Word originali.</w:t>
            </w:r>
          </w:p>
          <w:p w14:paraId="2605B849" w14:textId="77777777" w:rsidR="002A44ED" w:rsidRPr="002A44ED" w:rsidRDefault="002A44ED" w:rsidP="002A44ED">
            <w:pPr>
              <w:numPr>
                <w:ilvl w:val="0"/>
                <w:numId w:val="33"/>
              </w:numPr>
            </w:pPr>
            <w:r w:rsidRPr="002A44ED">
              <w:t>HTML_OUTPUT: Cartella text_files dove verranno salvati i frammenti.</w:t>
            </w:r>
          </w:p>
          <w:p w14:paraId="447B9C8D" w14:textId="77777777" w:rsidR="002A44ED" w:rsidRPr="002A44ED" w:rsidRDefault="002A44ED" w:rsidP="002A44ED">
            <w:pPr>
              <w:numPr>
                <w:ilvl w:val="0"/>
                <w:numId w:val="33"/>
              </w:numPr>
            </w:pPr>
            <w:r w:rsidRPr="002A44ED">
              <w:t>JSON_PATH: Percorso verso data/translations/[LINGUA]/texts.json.</w:t>
            </w:r>
          </w:p>
          <w:p w14:paraId="5531AF1E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B. Conversione DOCX -&gt; HTML (via LibreOffice/Python)</w:t>
            </w:r>
          </w:p>
          <w:p w14:paraId="6E17E49E" w14:textId="77777777" w:rsidR="002A44ED" w:rsidRPr="002A44ED" w:rsidRDefault="002A44ED" w:rsidP="002A44ED">
            <w:r w:rsidRPr="002A44ED">
              <w:t>Lo script cerca nella cartella sorgente il file denominato [NOME_PAGINA].docx. Utilizza un'istanza "headless" di LibreOffice o uno script Python specializzato per generare un file HTML grezzo.</w:t>
            </w:r>
          </w:p>
          <w:p w14:paraId="25AA6F9F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C. Elaborazione e Splitting (split_and_update_content.py)</w:t>
            </w:r>
          </w:p>
          <w:p w14:paraId="1688E1BC" w14:textId="77777777" w:rsidR="002A44ED" w:rsidRPr="002A44ED" w:rsidRDefault="002A44ED" w:rsidP="002A44ED">
            <w:r w:rsidRPr="002A44ED">
              <w:t>Questa è la fase più critica. Il file HTML grezzo viene passato allo script Python che:</w:t>
            </w:r>
          </w:p>
          <w:p w14:paraId="1C489AE7" w14:textId="77777777" w:rsidR="002A44ED" w:rsidRPr="002A44ED" w:rsidRDefault="002A44ED" w:rsidP="002A44ED">
            <w:pPr>
              <w:numPr>
                <w:ilvl w:val="0"/>
                <w:numId w:val="34"/>
              </w:numPr>
            </w:pPr>
            <w:r w:rsidRPr="002A44ED">
              <w:rPr>
                <w:b/>
                <w:bCs/>
              </w:rPr>
              <w:t>Pulisce il codice</w:t>
            </w:r>
            <w:r w:rsidRPr="002A44ED">
              <w:t>: Rimuove stili in eccesso e corregge la nidificazione dei tag &lt;div&gt; (evitando il problema della "matrioska").</w:t>
            </w:r>
          </w:p>
          <w:p w14:paraId="286B4CD6" w14:textId="77777777" w:rsidR="002A44ED" w:rsidRPr="002A44ED" w:rsidRDefault="002A44ED" w:rsidP="002A44ED">
            <w:pPr>
              <w:numPr>
                <w:ilvl w:val="0"/>
                <w:numId w:val="34"/>
              </w:numPr>
            </w:pPr>
            <w:r w:rsidRPr="002A44ED">
              <w:rPr>
                <w:b/>
                <w:bCs/>
              </w:rPr>
              <w:t>Suddivide le sezioni</w:t>
            </w:r>
            <w:r w:rsidRPr="002A44ED">
              <w:t>: Identifica i marcatori nel testo per separare mainText1, mainText2, ecc.</w:t>
            </w:r>
          </w:p>
          <w:p w14:paraId="376F7B12" w14:textId="77777777" w:rsidR="002A44ED" w:rsidRPr="002A44ED" w:rsidRDefault="002A44ED" w:rsidP="002A44ED">
            <w:pPr>
              <w:numPr>
                <w:ilvl w:val="0"/>
                <w:numId w:val="34"/>
              </w:numPr>
            </w:pPr>
            <w:r w:rsidRPr="002A44ED">
              <w:rPr>
                <w:b/>
                <w:bCs/>
              </w:rPr>
              <w:t>Salva i Frammenti</w:t>
            </w:r>
            <w:r w:rsidRPr="002A44ED">
              <w:t>: Genera file fisici nella cartella text_files (es. it_manifattura_maintext1.html).</w:t>
            </w:r>
          </w:p>
          <w:p w14:paraId="4AD12666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D. Aggiornamento Database JSON</w:t>
            </w:r>
          </w:p>
          <w:p w14:paraId="54BAEE1F" w14:textId="77777777" w:rsidR="002A44ED" w:rsidRPr="002A44ED" w:rsidRDefault="002A44ED" w:rsidP="002A44ED">
            <w:r w:rsidRPr="002A44ED">
              <w:t>Lo script aggiorna il file texts.json della lingua specificata, inserendo i riferimenti ai nuovi file HTML creati e aggiornando i metadati (titolo, fonti) se modificati.</w:t>
            </w:r>
          </w:p>
          <w:p w14:paraId="224DF7A7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3. Esempi di Utilizzo</w:t>
            </w:r>
          </w:p>
          <w:p w14:paraId="242273B9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Esempio 1: Aggiornamento pagina Italiana "Lastre"</w:t>
            </w:r>
          </w:p>
          <w:p w14:paraId="58BE4092" w14:textId="77777777" w:rsidR="002A44ED" w:rsidRPr="002A44ED" w:rsidRDefault="002A44ED" w:rsidP="002A44ED">
            <w:r w:rsidRPr="002A44ED">
              <w:t>convert_page.bat it lastre</w:t>
            </w:r>
          </w:p>
          <w:p w14:paraId="15BFFC01" w14:textId="77777777" w:rsidR="002A44ED" w:rsidRPr="002A44ED" w:rsidRDefault="002A44ED" w:rsidP="002A44ED">
            <w:r w:rsidRPr="002A44ED">
              <w:rPr>
                <w:i/>
                <w:iCs/>
              </w:rPr>
              <w:t>Risultato</w:t>
            </w:r>
            <w:r w:rsidRPr="002A44ED">
              <w:t>: Converte lastre.docx, genera i file it_lastre_maintextX.html e aggiorna data/translations/it/texts.json.</w:t>
            </w:r>
          </w:p>
          <w:p w14:paraId="01337979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Esempio 2: Aggiornamento traduzione Inglese "Carracci"</w:t>
            </w:r>
          </w:p>
          <w:p w14:paraId="2EC7D8E5" w14:textId="77777777" w:rsidR="002A44ED" w:rsidRPr="002A44ED" w:rsidRDefault="002A44ED" w:rsidP="002A44ED">
            <w:r w:rsidRPr="002A44ED">
              <w:t>convert_page.bat en carracci</w:t>
            </w:r>
          </w:p>
          <w:p w14:paraId="43D89D0A" w14:textId="77777777" w:rsidR="002A44ED" w:rsidRPr="002A44ED" w:rsidRDefault="002A44ED" w:rsidP="002A44ED">
            <w:pPr>
              <w:rPr>
                <w:b/>
                <w:bCs/>
              </w:rPr>
            </w:pPr>
            <w:r w:rsidRPr="002A44ED">
              <w:rPr>
                <w:b/>
                <w:bCs/>
              </w:rPr>
              <w:t>4. Note Importanti per l'Operatore</w:t>
            </w:r>
          </w:p>
          <w:p w14:paraId="680D516C" w14:textId="77777777" w:rsidR="002A44ED" w:rsidRPr="002A44ED" w:rsidRDefault="002A44ED" w:rsidP="002A44ED">
            <w:pPr>
              <w:numPr>
                <w:ilvl w:val="0"/>
                <w:numId w:val="35"/>
              </w:numPr>
            </w:pPr>
            <w:r w:rsidRPr="002A44ED">
              <w:rPr>
                <w:b/>
                <w:bCs/>
              </w:rPr>
              <w:t>File Word</w:t>
            </w:r>
            <w:r w:rsidRPr="002A44ED">
              <w:t>: Assicurarsi che il file .docx sia chiuso prima di avviare la conversione per evitare errori di permessi.</w:t>
            </w:r>
          </w:p>
          <w:p w14:paraId="61F99B03" w14:textId="77777777" w:rsidR="002A44ED" w:rsidRPr="002A44ED" w:rsidRDefault="002A44ED" w:rsidP="002A44ED">
            <w:pPr>
              <w:numPr>
                <w:ilvl w:val="0"/>
                <w:numId w:val="35"/>
              </w:numPr>
            </w:pPr>
            <w:r w:rsidRPr="002A44ED">
              <w:rPr>
                <w:b/>
                <w:bCs/>
              </w:rPr>
              <w:lastRenderedPageBreak/>
              <w:t>Nomenclatura</w:t>
            </w:r>
            <w:r w:rsidRPr="002A44ED">
              <w:t>: Il NOME_PAGINA deve essere rigorosamente in minuscolo e senza spazi per garantire la compatibilità con i sistemi Linux/Web.</w:t>
            </w:r>
          </w:p>
          <w:p w14:paraId="3FBCA8D1" w14:textId="77777777" w:rsidR="002A44ED" w:rsidRPr="002A44ED" w:rsidRDefault="002A44ED" w:rsidP="002A44ED">
            <w:pPr>
              <w:numPr>
                <w:ilvl w:val="0"/>
                <w:numId w:val="35"/>
              </w:numPr>
            </w:pPr>
            <w:r w:rsidRPr="002A44ED">
              <w:rPr>
                <w:b/>
                <w:bCs/>
              </w:rPr>
              <w:t>Backup</w:t>
            </w:r>
            <w:r w:rsidRPr="002A44ED">
              <w:t>: La procedura esegue automaticamente una chiamata a salvag.bat per creare una copia di sicurezza dei file JSON prima di ogni modifica.</w:t>
            </w:r>
          </w:p>
          <w:p w14:paraId="2575A6EF" w14:textId="04A08584" w:rsidR="00C40EE2" w:rsidRPr="00C40EE2" w:rsidRDefault="00C40EE2" w:rsidP="002A44ED"/>
        </w:tc>
        <w:tc>
          <w:tcPr>
            <w:tcW w:w="0" w:type="auto"/>
            <w:vAlign w:val="center"/>
          </w:tcPr>
          <w:p w14:paraId="2D91F7FE" w14:textId="278A6DBC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3E38498" w14:textId="73CA00B7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629355" w14:textId="3B7E3528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BB1519" w14:textId="35774426" w:rsidR="00C40EE2" w:rsidRPr="00C40EE2" w:rsidRDefault="00C40EE2" w:rsidP="00C40EE2">
            <w:pPr>
              <w:rPr>
                <w:b/>
                <w:bCs/>
              </w:rPr>
            </w:pPr>
          </w:p>
        </w:tc>
      </w:tr>
      <w:tr w:rsidR="00C40EE2" w:rsidRPr="00C40EE2" w14:paraId="29EA85F0" w14:textId="77777777" w:rsidTr="008F70F6">
        <w:trPr>
          <w:tblCellSpacing w:w="15" w:type="dxa"/>
        </w:trPr>
        <w:tc>
          <w:tcPr>
            <w:tcW w:w="0" w:type="auto"/>
            <w:vAlign w:val="center"/>
          </w:tcPr>
          <w:p w14:paraId="620FA83A" w14:textId="31C804A7" w:rsidR="00C40EE2" w:rsidRPr="00C40EE2" w:rsidRDefault="00C40EE2" w:rsidP="00C40EE2"/>
        </w:tc>
        <w:tc>
          <w:tcPr>
            <w:tcW w:w="8590" w:type="dxa"/>
            <w:vAlign w:val="center"/>
          </w:tcPr>
          <w:p w14:paraId="394186CF" w14:textId="77777777" w:rsidR="00DD1F40" w:rsidRPr="00DD1F40" w:rsidRDefault="00DD1F40" w:rsidP="00DD1F40">
            <w:pPr>
              <w:rPr>
                <w:b/>
                <w:bCs/>
              </w:rPr>
            </w:pPr>
            <w:r w:rsidRPr="00DD1F40">
              <w:rPr>
                <w:b/>
                <w:bCs/>
              </w:rPr>
              <w:t>Punti chiave da ricordare nella tua documentazione:</w:t>
            </w:r>
          </w:p>
          <w:p w14:paraId="21DD8399" w14:textId="77777777" w:rsidR="00DD1F40" w:rsidRPr="00DD1F40" w:rsidRDefault="00DD1F40" w:rsidP="00DD1F40">
            <w:pPr>
              <w:numPr>
                <w:ilvl w:val="0"/>
                <w:numId w:val="36"/>
              </w:numPr>
            </w:pPr>
            <w:r w:rsidRPr="00DD1F40">
              <w:rPr>
                <w:b/>
                <w:bCs/>
              </w:rPr>
              <w:t>Automazione</w:t>
            </w:r>
            <w:r w:rsidRPr="00DD1F40">
              <w:t>: Sottolinea che l'operatore non deve mai modificare manualmente i file .html nella cartella text_files, poiché verrebbero sovrascritti alla conversione successiva.</w:t>
            </w:r>
          </w:p>
          <w:p w14:paraId="4A0E5A99" w14:textId="77777777" w:rsidR="00DD1F40" w:rsidRPr="00DD1F40" w:rsidRDefault="00DD1F40" w:rsidP="00DD1F40">
            <w:pPr>
              <w:numPr>
                <w:ilvl w:val="0"/>
                <w:numId w:val="36"/>
              </w:numPr>
            </w:pPr>
            <w:r w:rsidRPr="00DD1F40">
              <w:rPr>
                <w:b/>
                <w:bCs/>
              </w:rPr>
              <w:t>Integrazione</w:t>
            </w:r>
            <w:r w:rsidRPr="00DD1F40">
              <w:t>: Spiega che questa procedura è il "ponte" che unisce il lavoro editoriale (Word) con la struttura tecnica (JSON/JS).</w:t>
            </w:r>
          </w:p>
          <w:p w14:paraId="23B68D81" w14:textId="77777777" w:rsidR="00DD1F40" w:rsidRPr="00DD1F40" w:rsidRDefault="00DD1F40" w:rsidP="00DD1F40">
            <w:pPr>
              <w:numPr>
                <w:ilvl w:val="0"/>
                <w:numId w:val="36"/>
              </w:numPr>
            </w:pPr>
            <w:r w:rsidRPr="00DD1F40">
              <w:rPr>
                <w:b/>
                <w:bCs/>
              </w:rPr>
              <w:t>Parametri</w:t>
            </w:r>
            <w:r w:rsidRPr="00DD1F40">
              <w:t>: È vitale che la lingua e l'ID siano corretti, altrimenti il sito non troverà i file (es. cercherà index-en.html ma il file si chiamerà index-it.html).</w:t>
            </w:r>
          </w:p>
          <w:p w14:paraId="0DB5AF76" w14:textId="44454DD7" w:rsidR="00C40EE2" w:rsidRPr="00C40EE2" w:rsidRDefault="00C40EE2" w:rsidP="00DD1F40"/>
        </w:tc>
        <w:tc>
          <w:tcPr>
            <w:tcW w:w="0" w:type="auto"/>
            <w:vAlign w:val="center"/>
          </w:tcPr>
          <w:p w14:paraId="0E18F50C" w14:textId="6F199A67" w:rsidR="00C40EE2" w:rsidRPr="00C40EE2" w:rsidRDefault="00C40EE2" w:rsidP="00C40EE2"/>
        </w:tc>
        <w:tc>
          <w:tcPr>
            <w:tcW w:w="0" w:type="auto"/>
            <w:vAlign w:val="center"/>
          </w:tcPr>
          <w:p w14:paraId="6E7D8328" w14:textId="6A7D9713" w:rsidR="00C40EE2" w:rsidRPr="00C40EE2" w:rsidRDefault="00C40EE2" w:rsidP="00C40EE2"/>
        </w:tc>
        <w:tc>
          <w:tcPr>
            <w:tcW w:w="0" w:type="auto"/>
            <w:vAlign w:val="center"/>
          </w:tcPr>
          <w:p w14:paraId="601D7F67" w14:textId="4F8989F0" w:rsidR="00C40EE2" w:rsidRPr="00C40EE2" w:rsidRDefault="00C40EE2" w:rsidP="00C40EE2"/>
        </w:tc>
        <w:tc>
          <w:tcPr>
            <w:tcW w:w="0" w:type="auto"/>
            <w:vAlign w:val="center"/>
          </w:tcPr>
          <w:p w14:paraId="66AD8595" w14:textId="2579DFC0" w:rsidR="00C40EE2" w:rsidRPr="00C40EE2" w:rsidRDefault="00C40EE2" w:rsidP="00C40EE2"/>
        </w:tc>
      </w:tr>
    </w:tbl>
    <w:p w14:paraId="225A5D5D" w14:textId="77777777" w:rsidR="008F70F6" w:rsidRDefault="008F70F6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0"/>
        <w:gridCol w:w="66"/>
        <w:gridCol w:w="66"/>
        <w:gridCol w:w="66"/>
        <w:gridCol w:w="81"/>
      </w:tblGrid>
      <w:tr w:rsidR="00C40EE2" w:rsidRPr="00C40EE2" w14:paraId="08223AF3" w14:textId="77777777" w:rsidTr="00CE6FF7">
        <w:trPr>
          <w:tblCellSpacing w:w="15" w:type="dxa"/>
        </w:trPr>
        <w:tc>
          <w:tcPr>
            <w:tcW w:w="0" w:type="auto"/>
            <w:vAlign w:val="center"/>
          </w:tcPr>
          <w:p w14:paraId="252115BE" w14:textId="2153AE81" w:rsidR="00C40EE2" w:rsidRPr="00C40EE2" w:rsidRDefault="00C40EE2" w:rsidP="00C40EE2"/>
        </w:tc>
        <w:tc>
          <w:tcPr>
            <w:tcW w:w="50" w:type="dxa"/>
            <w:vAlign w:val="center"/>
          </w:tcPr>
          <w:p w14:paraId="014BCD6E" w14:textId="7C85DAE6" w:rsidR="00C40EE2" w:rsidRPr="00C40EE2" w:rsidRDefault="00C40EE2" w:rsidP="00C40EE2"/>
        </w:tc>
        <w:tc>
          <w:tcPr>
            <w:tcW w:w="0" w:type="auto"/>
            <w:vAlign w:val="center"/>
          </w:tcPr>
          <w:p w14:paraId="5414994D" w14:textId="1B85F146" w:rsidR="00C40EE2" w:rsidRPr="00C40EE2" w:rsidRDefault="00C40EE2" w:rsidP="00C40EE2"/>
        </w:tc>
        <w:tc>
          <w:tcPr>
            <w:tcW w:w="0" w:type="auto"/>
            <w:vAlign w:val="center"/>
          </w:tcPr>
          <w:p w14:paraId="3549FC7C" w14:textId="600E314B" w:rsidR="00C40EE2" w:rsidRPr="00C40EE2" w:rsidRDefault="00C40EE2" w:rsidP="00C40EE2"/>
        </w:tc>
        <w:tc>
          <w:tcPr>
            <w:tcW w:w="0" w:type="auto"/>
            <w:vAlign w:val="center"/>
          </w:tcPr>
          <w:p w14:paraId="7267FA5C" w14:textId="516D1011" w:rsidR="00C40EE2" w:rsidRPr="00C40EE2" w:rsidRDefault="00C40EE2" w:rsidP="00C40EE2"/>
        </w:tc>
        <w:tc>
          <w:tcPr>
            <w:tcW w:w="0" w:type="auto"/>
            <w:vAlign w:val="center"/>
          </w:tcPr>
          <w:p w14:paraId="19FC890B" w14:textId="61674273" w:rsidR="00C40EE2" w:rsidRPr="00C40EE2" w:rsidRDefault="00C40EE2" w:rsidP="00C40EE2"/>
        </w:tc>
      </w:tr>
    </w:tbl>
    <w:p w14:paraId="243C287D" w14:textId="77777777" w:rsidR="00C40EE2" w:rsidRPr="00C40EE2" w:rsidRDefault="00C40EE2" w:rsidP="00A557BB">
      <w:pPr>
        <w:pStyle w:val="Titolo3"/>
      </w:pPr>
      <w:r w:rsidRPr="00C40EE2">
        <w:t xml:space="preserve">A. </w:t>
      </w:r>
      <w:bookmarkStart w:id="9" w:name="tit_Considerazione_sul_tipo_di_immagini_"/>
      <w:bookmarkStart w:id="10" w:name="Preparazione_del_file_DOCX"/>
      <w:bookmarkEnd w:id="9"/>
      <w:bookmarkEnd w:id="10"/>
      <w:r w:rsidRPr="00C40EE2">
        <w:t>Preparazione del File DOCX</w:t>
      </w:r>
    </w:p>
    <w:p w14:paraId="32E9FD55" w14:textId="77777777" w:rsidR="00C40EE2" w:rsidRPr="00D47D7E" w:rsidRDefault="00C40EE2" w:rsidP="00A557BB">
      <w:pPr>
        <w:pStyle w:val="Titolo4"/>
      </w:pPr>
      <w:r w:rsidRPr="00D47D7E">
        <w:t>Rinominare e Copiare il Documento:</w:t>
      </w:r>
    </w:p>
    <w:p w14:paraId="55A86903" w14:textId="7EF29E88" w:rsidR="00C40EE2" w:rsidRPr="00C40EE2" w:rsidRDefault="00C40EE2" w:rsidP="00C40EE2">
      <w:pPr>
        <w:numPr>
          <w:ilvl w:val="1"/>
          <w:numId w:val="14"/>
        </w:numPr>
      </w:pPr>
      <w:r w:rsidRPr="00C40EE2">
        <w:t>Copiare il documento di tipo DOCX ricevuto nella directory DOCS_DA_CONVERTIRE con il nome [paginaxy]</w:t>
      </w:r>
      <w:r w:rsidR="00A07666">
        <w:t>_it</w:t>
      </w:r>
      <w:r w:rsidRPr="00C40EE2">
        <w:t>.docx.</w:t>
      </w:r>
    </w:p>
    <w:p w14:paraId="38D18EB4" w14:textId="73344743" w:rsidR="00C40EE2" w:rsidRDefault="00C40EE2" w:rsidP="00C40EE2">
      <w:pPr>
        <w:numPr>
          <w:ilvl w:val="1"/>
          <w:numId w:val="14"/>
        </w:numPr>
      </w:pPr>
      <w:r w:rsidRPr="00C40EE2">
        <w:rPr>
          <w:i/>
          <w:iCs/>
        </w:rPr>
        <w:t>Esempio:</w:t>
      </w:r>
      <w:r w:rsidRPr="00C40EE2">
        <w:t xml:space="preserve"> C:\Users\User\Documents\GitHub\QuartierePorto\DOCS_DA_CONVERTIRE\it_pittoricarracci</w:t>
      </w:r>
      <w:r w:rsidR="00110F6A">
        <w:t>_it</w:t>
      </w:r>
      <w:r w:rsidRPr="00C40EE2">
        <w:t>.docx</w:t>
      </w:r>
    </w:p>
    <w:p w14:paraId="4E978B0D" w14:textId="6A1969F2" w:rsidR="00A557BB" w:rsidRDefault="00A557BB" w:rsidP="00A557BB">
      <w:pPr>
        <w:pStyle w:val="Titolo4"/>
      </w:pPr>
      <w:r>
        <w:t>Inserimento [SPLIT_BLOCK:nome_immagine.jpg]</w:t>
      </w:r>
    </w:p>
    <w:p w14:paraId="46B6D1BB" w14:textId="787F817D" w:rsidR="00D47D7E" w:rsidRDefault="00473673" w:rsidP="00D47D7E">
      <w:pPr>
        <w:numPr>
          <w:ilvl w:val="0"/>
          <w:numId w:val="14"/>
        </w:numPr>
      </w:pPr>
      <w:r>
        <w:t xml:space="preserve">In corrispondenza di ogni immagine subito sotto deve essere inserito il paragrafo </w:t>
      </w:r>
      <w:r w:rsidR="00D47D7E">
        <w:t>[</w:t>
      </w:r>
      <w:r>
        <w:t>SPLIT_BLOCK:nome_immagine.jpg</w:t>
      </w:r>
      <w:r w:rsidR="00D47D7E">
        <w:t>]</w:t>
      </w:r>
    </w:p>
    <w:p w14:paraId="5D294AF7" w14:textId="11F3880B" w:rsidR="00D47D7E" w:rsidRDefault="00D47D7E" w:rsidP="00D47D7E">
      <w:pPr>
        <w:numPr>
          <w:ilvl w:val="0"/>
          <w:numId w:val="14"/>
        </w:numPr>
      </w:pPr>
      <w:r w:rsidRPr="00C40EE2">
        <w:t>Il nome dell’immagine deve essere attaccato al carattere due punti (:), senza spazi intermedi.</w:t>
      </w:r>
    </w:p>
    <w:p w14:paraId="360CCC4D" w14:textId="68BB05F2" w:rsidR="00473673" w:rsidRDefault="00473673" w:rsidP="00743EDB">
      <w:pPr>
        <w:numPr>
          <w:ilvl w:val="0"/>
          <w:numId w:val="14"/>
        </w:numPr>
      </w:pPr>
      <w:r>
        <w:t xml:space="preserve">Questo paragrafo non deve essere convertito, nelle altre lingue. </w:t>
      </w:r>
      <w:r>
        <w:br/>
        <w:t>Per evitare che questo succeda il paragrafo viene modificato in questo modo:</w:t>
      </w:r>
    </w:p>
    <w:p w14:paraId="5318A2C5" w14:textId="162258CE" w:rsidR="00473673" w:rsidRDefault="00473673" w:rsidP="009F5216">
      <w:pPr>
        <w:numPr>
          <w:ilvl w:val="1"/>
          <w:numId w:val="24"/>
        </w:numPr>
      </w:pPr>
      <w:r>
        <w:t>Evidenzia il paragrafo</w:t>
      </w:r>
      <w:r w:rsidR="00877ACC">
        <w:t xml:space="preserve"> </w:t>
      </w:r>
      <w:r w:rsidR="00D47D7E">
        <w:t>[</w:t>
      </w:r>
      <w:r w:rsidR="00877ACC">
        <w:t>SPLIT_BLOCK:nome_immagine.jpg</w:t>
      </w:r>
      <w:r w:rsidR="00D47D7E">
        <w:t>]</w:t>
      </w:r>
    </w:p>
    <w:p w14:paraId="61ECB485" w14:textId="4B339980" w:rsidR="00473673" w:rsidRDefault="00FA4789" w:rsidP="00D47D7E">
      <w:pPr>
        <w:numPr>
          <w:ilvl w:val="1"/>
          <w:numId w:val="24"/>
        </w:numPr>
      </w:pPr>
      <w:r>
        <w:t xml:space="preserve">Dalla barra in alto scegli: </w:t>
      </w:r>
      <w:r w:rsidR="002003ED">
        <w:br/>
      </w:r>
      <w:r>
        <w:t>Revisione &gt; Lingua &gt; Lingua &gt;</w:t>
      </w:r>
      <w:r w:rsidR="002003ED">
        <w:t xml:space="preserve"> Imposta lingua di modifica</w:t>
      </w:r>
      <w:r w:rsidR="002003ED">
        <w:br/>
      </w:r>
      <w:r w:rsidR="00F926F5" w:rsidRPr="00F926F5">
        <w:rPr>
          <w:noProof/>
        </w:rPr>
        <w:drawing>
          <wp:inline distT="0" distB="0" distL="0" distR="0" wp14:anchorId="0EC714C5" wp14:editId="2C9E9924">
            <wp:extent cx="1864360" cy="1794446"/>
            <wp:effectExtent l="0" t="0" r="2540" b="0"/>
            <wp:docPr id="218597908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7908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450" cy="18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ACC">
        <w:br/>
        <w:t>scegli l’opzione “Non eseguire controllo ortografia o grammatica”</w:t>
      </w:r>
    </w:p>
    <w:p w14:paraId="3367F9EE" w14:textId="51F96A73" w:rsidR="009F5216" w:rsidRPr="00C40EE2" w:rsidRDefault="009F5216" w:rsidP="009F5216">
      <w:pPr>
        <w:numPr>
          <w:ilvl w:val="0"/>
          <w:numId w:val="24"/>
        </w:numPr>
      </w:pPr>
      <w:r w:rsidRPr="00C40EE2">
        <w:rPr>
          <w:i/>
          <w:iCs/>
        </w:rPr>
        <w:t>Esempio:</w:t>
      </w:r>
      <w:r w:rsidRPr="00C40EE2">
        <w:t xml:space="preserve"> Se l'immagine è </w:t>
      </w:r>
      <w:r w:rsidRPr="00C40EE2">
        <w:rPr>
          <w:b/>
          <w:bCs/>
        </w:rPr>
        <w:t>grande_macelleria.jpg</w:t>
      </w:r>
      <w:r w:rsidRPr="00C40EE2">
        <w:t>, il tag sarà: [SPLIT_BLOCK:grande_macelleria.jpg]</w:t>
      </w:r>
    </w:p>
    <w:p w14:paraId="36EBF268" w14:textId="77777777" w:rsidR="009F5216" w:rsidRPr="00C40EE2" w:rsidRDefault="009F5216" w:rsidP="009F5216">
      <w:pPr>
        <w:numPr>
          <w:ilvl w:val="0"/>
          <w:numId w:val="24"/>
        </w:numPr>
      </w:pPr>
      <w:r w:rsidRPr="00C40EE2">
        <w:t>Salvare e chiudere il documento.</w:t>
      </w:r>
    </w:p>
    <w:p w14:paraId="27DCD84F" w14:textId="2D33BACE" w:rsidR="009F5216" w:rsidRDefault="00A557BB" w:rsidP="00A557BB">
      <w:pPr>
        <w:pStyle w:val="Titolo4"/>
      </w:pPr>
      <w:r>
        <w:t>Traduzione in altre lingue</w:t>
      </w:r>
    </w:p>
    <w:p w14:paraId="08B63E92" w14:textId="12A4710F" w:rsidR="00F10900" w:rsidRDefault="00B7467B" w:rsidP="00743EDB">
      <w:pPr>
        <w:numPr>
          <w:ilvl w:val="0"/>
          <w:numId w:val="14"/>
        </w:numPr>
      </w:pPr>
      <w:r>
        <w:t>Conversione del documento nelle altre lingue usando Google Traduttore</w:t>
      </w:r>
      <w:r w:rsidR="00743EDB">
        <w:br/>
        <w:t xml:space="preserve">Usare il caricamento di </w:t>
      </w:r>
      <w:r w:rsidR="00743EDB" w:rsidRPr="00C40EE2">
        <w:t>[paginaxy]</w:t>
      </w:r>
      <w:r w:rsidR="00743EDB">
        <w:t>_it</w:t>
      </w:r>
      <w:r w:rsidR="00743EDB" w:rsidRPr="00C40EE2">
        <w:t>.docx</w:t>
      </w:r>
      <w:r w:rsidR="00743EDB">
        <w:t xml:space="preserve"> tramite la scheda Documenti</w:t>
      </w:r>
      <w:r>
        <w:br/>
      </w:r>
      <w:r w:rsidRPr="00B7467B">
        <w:rPr>
          <w:noProof/>
        </w:rPr>
        <w:lastRenderedPageBreak/>
        <w:drawing>
          <wp:inline distT="0" distB="0" distL="0" distR="0" wp14:anchorId="7FA7F21F" wp14:editId="227544D1">
            <wp:extent cx="6120130" cy="1973580"/>
            <wp:effectExtent l="0" t="0" r="0" b="7620"/>
            <wp:docPr id="26929909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909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selezionato il documento paginaxy_it.doc in “Sfogli i tuoi file” avremo, ad esempio </w:t>
      </w:r>
      <w:r>
        <w:br/>
      </w:r>
      <w:r w:rsidRPr="00B7467B">
        <w:rPr>
          <w:noProof/>
        </w:rPr>
        <w:drawing>
          <wp:inline distT="0" distB="0" distL="0" distR="0" wp14:anchorId="00C00BF3" wp14:editId="3D8E1EAD">
            <wp:extent cx="6120130" cy="1982470"/>
            <wp:effectExtent l="0" t="0" r="0" b="0"/>
            <wp:docPr id="1356928245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8245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premendo il bottone “Traduci” ti traduce il documento e </w:t>
      </w:r>
      <w:r w:rsidR="00F10900">
        <w:t xml:space="preserve">ti propone </w:t>
      </w:r>
      <w:r w:rsidR="00F10900">
        <w:br/>
      </w:r>
      <w:r w:rsidR="00F10900" w:rsidRPr="00F10900">
        <w:rPr>
          <w:noProof/>
        </w:rPr>
        <w:drawing>
          <wp:inline distT="0" distB="0" distL="0" distR="0" wp14:anchorId="5EFD6ED5" wp14:editId="3B91C70F">
            <wp:extent cx="2657846" cy="533474"/>
            <wp:effectExtent l="0" t="0" r="9525" b="0"/>
            <wp:docPr id="19502857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85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900">
        <w:br/>
        <w:t>e quindi salvare il documento con il nome paginaxy_XX.docx dove XX è la lingua</w:t>
      </w:r>
      <w:r w:rsidR="00743EDB">
        <w:t xml:space="preserve"> usata per la</w:t>
      </w:r>
      <w:r w:rsidR="00F10900">
        <w:t xml:space="preserve"> traduzione.</w:t>
      </w:r>
    </w:p>
    <w:p w14:paraId="5A5C5778" w14:textId="6FA89FA6" w:rsidR="00C40EE2" w:rsidRPr="00C40EE2" w:rsidRDefault="00877ACC" w:rsidP="00C40EE2">
      <w:pPr>
        <w:numPr>
          <w:ilvl w:val="0"/>
          <w:numId w:val="14"/>
        </w:numPr>
      </w:pPr>
      <w:r>
        <w:rPr>
          <w:b/>
          <w:bCs/>
        </w:rPr>
        <w:t>Controllo del documento tradotto</w:t>
      </w:r>
      <w:r w:rsidR="00C40EE2" w:rsidRPr="00C40EE2">
        <w:rPr>
          <w:b/>
          <w:bCs/>
        </w:rPr>
        <w:t>:</w:t>
      </w:r>
    </w:p>
    <w:p w14:paraId="23948CC2" w14:textId="2190941F" w:rsidR="00C40EE2" w:rsidRPr="00C40EE2" w:rsidRDefault="00C40EE2" w:rsidP="00C40EE2">
      <w:pPr>
        <w:numPr>
          <w:ilvl w:val="1"/>
          <w:numId w:val="14"/>
        </w:numPr>
      </w:pPr>
      <w:r w:rsidRPr="00C40EE2">
        <w:t xml:space="preserve">Aprire </w:t>
      </w:r>
      <w:r w:rsidR="00743EDB">
        <w:t xml:space="preserve">la paginaxy_XX.docx </w:t>
      </w:r>
    </w:p>
    <w:p w14:paraId="3E2C21B3" w14:textId="1CB5F30E" w:rsidR="00C40EE2" w:rsidRPr="00C40EE2" w:rsidRDefault="00C40EE2" w:rsidP="00C40EE2">
      <w:pPr>
        <w:numPr>
          <w:ilvl w:val="1"/>
          <w:numId w:val="14"/>
        </w:numPr>
      </w:pPr>
      <w:r w:rsidRPr="00C40EE2">
        <w:t xml:space="preserve">Sotto ad </w:t>
      </w:r>
      <w:r w:rsidRPr="0063763F">
        <w:rPr>
          <w:b/>
          <w:bCs/>
        </w:rPr>
        <w:t>ogni immagine</w:t>
      </w:r>
      <w:r w:rsidRPr="00C40EE2">
        <w:t xml:space="preserve"> presente nel documento, </w:t>
      </w:r>
      <w:r w:rsidR="00877ACC">
        <w:t xml:space="preserve">verificare </w:t>
      </w:r>
      <w:r w:rsidR="0063763F">
        <w:t>testo</w:t>
      </w:r>
      <w:r w:rsidRPr="00C40EE2">
        <w:t>:</w:t>
      </w:r>
      <w:r w:rsidR="0063763F">
        <w:t xml:space="preserve"> </w:t>
      </w:r>
      <w:r w:rsidRPr="00C40EE2">
        <w:t>[SPLIT_BLOCK:nome_immagine.jpg]</w:t>
      </w:r>
    </w:p>
    <w:p w14:paraId="0DDC18FB" w14:textId="53BD7350" w:rsidR="0063763F" w:rsidRDefault="0063763F" w:rsidP="00D47D7E"/>
    <w:p w14:paraId="5AFAED78" w14:textId="6BD89793" w:rsidR="00C40EE2" w:rsidRPr="00C40EE2" w:rsidRDefault="00C40EE2" w:rsidP="00A557BB">
      <w:pPr>
        <w:pStyle w:val="Titolo3"/>
      </w:pPr>
      <w:r w:rsidRPr="00C40EE2">
        <w:t>B. Esecuzione della Conversione (</w:t>
      </w:r>
      <w:r w:rsidR="00A557BB" w:rsidRPr="009942B6">
        <w:rPr>
          <w:b/>
          <w:bCs/>
        </w:rPr>
        <w:t>convert_page.bat</w:t>
      </w:r>
      <w:r w:rsidRPr="00C40EE2">
        <w:t>)</w:t>
      </w:r>
    </w:p>
    <w:p w14:paraId="6774FC71" w14:textId="140F7380" w:rsidR="00C40EE2" w:rsidRDefault="00C40EE2" w:rsidP="00C40EE2">
      <w:r w:rsidRPr="00C40EE2">
        <w:t xml:space="preserve">La pipeline di conversione è ora gestita interamente dallo script </w:t>
      </w:r>
      <w:r w:rsidR="00891A4E" w:rsidRPr="009942B6">
        <w:rPr>
          <w:b/>
          <w:bCs/>
        </w:rPr>
        <w:t>convert_page.bat</w:t>
      </w:r>
      <w:r w:rsidR="00891A4E">
        <w:t xml:space="preserve"> passando due parametri: </w:t>
      </w:r>
    </w:p>
    <w:p w14:paraId="29A7C8CA" w14:textId="3F449BC3" w:rsidR="00891A4E" w:rsidRDefault="00891A4E" w:rsidP="00743EDB">
      <w:pPr>
        <w:pStyle w:val="Paragrafoelenco"/>
        <w:numPr>
          <w:ilvl w:val="0"/>
          <w:numId w:val="20"/>
        </w:numPr>
      </w:pPr>
      <w:r>
        <w:t>la lingua</w:t>
      </w:r>
      <w:r w:rsidR="0007510F">
        <w:t xml:space="preserve"> ad esempio </w:t>
      </w:r>
      <w:r>
        <w:t>it, en, es o fr.</w:t>
      </w:r>
    </w:p>
    <w:p w14:paraId="2FD8685A" w14:textId="22A82EBB" w:rsidR="0007510F" w:rsidRDefault="00891A4E" w:rsidP="00743EDB">
      <w:pPr>
        <w:pStyle w:val="Paragrafoelenco"/>
        <w:numPr>
          <w:ilvl w:val="0"/>
          <w:numId w:val="20"/>
        </w:numPr>
      </w:pPr>
      <w:r>
        <w:t xml:space="preserve">Il nome della pagina </w:t>
      </w:r>
      <w:r w:rsidR="0007510F">
        <w:t xml:space="preserve">[paginaxy] ad esempio </w:t>
      </w:r>
      <w:r w:rsidR="009942B6">
        <w:t>santuariopioggia</w:t>
      </w:r>
      <w:r w:rsidR="0007510F">
        <w:t>, manifattura</w:t>
      </w:r>
    </w:p>
    <w:p w14:paraId="62C285C7" w14:textId="7A642058" w:rsidR="0007510F" w:rsidRDefault="0007510F" w:rsidP="0007510F">
      <w:r>
        <w:t>Da root ad esempio eseguite:</w:t>
      </w:r>
      <w:r>
        <w:br/>
      </w:r>
      <w:r w:rsidRPr="00891A4E">
        <w:t>convert_page</w:t>
      </w:r>
      <w:r>
        <w:t xml:space="preserve"> it manifattura</w:t>
      </w:r>
      <w:r>
        <w:br/>
      </w:r>
    </w:p>
    <w:p w14:paraId="3BC5D037" w14:textId="7494536B" w:rsidR="0007510F" w:rsidRDefault="0007510F" w:rsidP="0007510F">
      <w:r>
        <w:lastRenderedPageBreak/>
        <w:t>E questa procedura per la stessa pagina la dovete ripetere per tutte le lingue.</w:t>
      </w:r>
    </w:p>
    <w:p w14:paraId="3219F04F" w14:textId="77777777" w:rsidR="00C40EE2" w:rsidRPr="00C40EE2" w:rsidRDefault="00C40EE2" w:rsidP="008F70F6">
      <w:pPr>
        <w:ind w:left="1440"/>
      </w:pPr>
    </w:p>
    <w:p w14:paraId="335C9608" w14:textId="77777777" w:rsidR="00C40EE2" w:rsidRPr="00C40EE2" w:rsidRDefault="00C40EE2" w:rsidP="009942B6">
      <w:r w:rsidRPr="00C40EE2">
        <w:rPr>
          <w:b/>
          <w:bCs/>
        </w:rPr>
        <w:t>Output della Procedura:</w:t>
      </w:r>
    </w:p>
    <w:p w14:paraId="61E712BE" w14:textId="77777777" w:rsidR="000F2388" w:rsidRDefault="00C40EE2" w:rsidP="000F2388">
      <w:pPr>
        <w:ind w:left="1080"/>
      </w:pPr>
      <w:r w:rsidRPr="00C40EE2">
        <w:t>Lo script esegue internamente l'estrazione delle immagini, la conversione tramite LibreOffice e il post-processamento Python, producendo i seguenti risultati:</w:t>
      </w:r>
    </w:p>
    <w:p w14:paraId="0013DBF6" w14:textId="5C016200" w:rsidR="000F2388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Immagini Estratte:</w:t>
      </w:r>
      <w:r w:rsidRPr="00C40EE2">
        <w:t xml:space="preserve"> Le immagini presenti nel DOCX vengono estratte e salvate in: Assets/images/{PaginaID}/ * </w:t>
      </w:r>
      <w:r w:rsidRPr="000F2388">
        <w:rPr>
          <w:i/>
          <w:iCs/>
        </w:rPr>
        <w:t>Esempio:</w:t>
      </w:r>
      <w:r w:rsidRPr="00C40EE2">
        <w:t xml:space="preserve"> Assets\images\</w:t>
      </w:r>
      <w:r w:rsidR="00743EDB">
        <w:t>pittoricarracci</w:t>
      </w:r>
      <w:r w:rsidRPr="00C40EE2">
        <w:t xml:space="preserve">\grande_macelleria.jpg </w:t>
      </w:r>
    </w:p>
    <w:p w14:paraId="035F3922" w14:textId="6AFC6F72" w:rsidR="000F2388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File HTML Divisi:</w:t>
      </w:r>
      <w:r w:rsidRPr="00C40EE2">
        <w:t xml:space="preserve"> I blocchi di testo vengono salvati in formato HTML pulito in: HTML_OUTPUT/ * </w:t>
      </w:r>
      <w:r w:rsidRPr="000F2388">
        <w:rPr>
          <w:i/>
          <w:iCs/>
        </w:rPr>
        <w:t>Esempio:</w:t>
      </w:r>
      <w:r w:rsidRPr="00C40EE2">
        <w:t xml:space="preserve"> HTML_OUTPUT/it_paginaxy_maintext1.html, HTML_OUTPUT/it_paginaxy_maintext2.html, ecc.</w:t>
      </w:r>
    </w:p>
    <w:p w14:paraId="01F4905E" w14:textId="6DDACA61" w:rsidR="000D2DE1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Configurazione JSON Temporanea:</w:t>
      </w:r>
      <w:r w:rsidRPr="00C40EE2">
        <w:t xml:space="preserve"> I file JSON verranno aggiornati con le chiavi temporanee (testo grezzo HTML e riferimenti immagine) in text_files.</w:t>
      </w:r>
    </w:p>
    <w:p w14:paraId="7D92D136" w14:textId="77777777" w:rsidR="000D2DE1" w:rsidRDefault="000D2DE1">
      <w:r>
        <w:br w:type="page"/>
      </w:r>
    </w:p>
    <w:p w14:paraId="686E630D" w14:textId="77777777" w:rsidR="00C40EE2" w:rsidRPr="00C40EE2" w:rsidRDefault="00C40EE2" w:rsidP="000F2388">
      <w:pPr>
        <w:pStyle w:val="Paragrafoelenco"/>
        <w:numPr>
          <w:ilvl w:val="2"/>
          <w:numId w:val="15"/>
        </w:numPr>
      </w:pPr>
    </w:p>
    <w:p w14:paraId="14D5FCA0" w14:textId="77777777" w:rsidR="000D2DE1" w:rsidRDefault="000D2DE1" w:rsidP="000D2DE1">
      <w:pPr>
        <w:pStyle w:val="Titolo2"/>
      </w:pPr>
      <w:bookmarkStart w:id="11" w:name="tit_Creazione_dell_audio_della_pagina"/>
      <w:r>
        <w:t>Creazione dell’audio della pagina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0D2DE1" w:rsidRPr="00295975" w14:paraId="2EE90E86" w14:textId="77777777" w:rsidTr="00BE2B98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1"/>
          <w:p w14:paraId="70495253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2FF1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F8B5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61ED55A9" w14:textId="77777777" w:rsidTr="00BE2B98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EEB32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19FB4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87B41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3B06E7B7" w14:textId="77777777" w:rsidTr="00BE2B98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27B5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3980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dell’audio nelle varie lingue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6A8D0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29D3862F" w14:textId="77777777" w:rsidTr="00BE2B98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1B25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20EBE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Gemini per una sintesi accattivante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  <w:t>Google traduttore per avere la traduzione e l’audio nelle varie lingue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609E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00ED71A8" w14:textId="77777777" w:rsidTr="00BE2B98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8B6C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4799C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[root]\DOCS_DA_CONVERTIRE\[paginaxy]_it.docx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[root]\Assets\Audio\it\testo_audio\[paginaxy].txt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[root]\Assets\Audio\en\[paginaxy].mp3</w:t>
            </w:r>
          </w:p>
          <w:p w14:paraId="155A4B89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[root]\Assets\Audio\es\[paginaxy].mp3</w:t>
            </w:r>
          </w:p>
          <w:p w14:paraId="441095E5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[root]\Assets\Audio\fr\[paginaxy].mp3</w:t>
            </w:r>
          </w:p>
          <w:p w14:paraId="4B5344D6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[root]\Assets\Audio\it\[paginaxy].mp3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ACFE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6ED52262" w14:textId="77777777" w:rsidTr="00BE2B98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DE44B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BD5CE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62CE5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4F47E6DA" w14:textId="77777777" w:rsidTr="00BE2B98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F79A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74EF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[root]\Assets\Audio\en</w:t>
            </w:r>
          </w:p>
          <w:p w14:paraId="45F1D230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[root]\Assets\Audio\es</w:t>
            </w:r>
          </w:p>
          <w:p w14:paraId="691946D0" w14:textId="77777777" w:rsidR="000D2DE1" w:rsidRPr="0018284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[root]\Assets\Audio\fr</w:t>
            </w:r>
          </w:p>
          <w:p w14:paraId="09BE8F6E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82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[root]\Assets\Audio\it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117B8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D2DE1" w:rsidRPr="00295975" w14:paraId="39500746" w14:textId="77777777" w:rsidTr="00BE2B98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2086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7AAA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A9843" w14:textId="77777777" w:rsidR="000D2DE1" w:rsidRPr="00295975" w:rsidRDefault="000D2DE1" w:rsidP="00BE2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4E33E677" w14:textId="77777777" w:rsidR="000D2DE1" w:rsidRDefault="000D2DE1" w:rsidP="000D2DE1"/>
    <w:p w14:paraId="381D3B7F" w14:textId="77777777" w:rsidR="000D2DE1" w:rsidRDefault="000D2DE1" w:rsidP="000D2DE1">
      <w:r>
        <w:t xml:space="preserve">Dal file </w:t>
      </w:r>
      <w:r>
        <w:rPr>
          <w:b/>
          <w:bCs/>
        </w:rPr>
        <w:t>paginaxy_it</w:t>
      </w:r>
      <w:r w:rsidRPr="003D5644">
        <w:rPr>
          <w:b/>
          <w:bCs/>
        </w:rPr>
        <w:t>.docx</w:t>
      </w:r>
      <w:r>
        <w:t xml:space="preserve"> completo in C</w:t>
      </w:r>
      <w:r w:rsidRPr="005768C3">
        <w:t>:\Users\User\Documents\GitHub\</w:t>
      </w:r>
      <w:r>
        <w:t>Paginaxy</w:t>
      </w:r>
      <w:r w:rsidRPr="005768C3">
        <w:t>\DOCS_DA_CONVERTIRE</w:t>
      </w:r>
      <w:r>
        <w:br/>
        <w:t xml:space="preserve">possiamo procedere una “sintesi accattivante”, di massimo 170 parole, (4 frasi) per convertirlo in audio. </w:t>
      </w:r>
    </w:p>
    <w:p w14:paraId="54804FED" w14:textId="77777777" w:rsidR="000D2DE1" w:rsidRDefault="000D2DE1" w:rsidP="000D2DE1">
      <w:pPr>
        <w:pStyle w:val="Paragrafoelenco"/>
        <w:numPr>
          <w:ilvl w:val="1"/>
          <w:numId w:val="10"/>
        </w:numPr>
      </w:pPr>
      <w:r>
        <w:t>Per fare questo possiamo richiedere a Gemini di leggere il testo che noi le forniamo con un copia e incolla</w:t>
      </w:r>
    </w:p>
    <w:p w14:paraId="59871A4D" w14:textId="77777777" w:rsidR="000D2DE1" w:rsidRDefault="000D2DE1" w:rsidP="000D2DE1">
      <w:pPr>
        <w:pStyle w:val="Paragrafoelenco"/>
        <w:numPr>
          <w:ilvl w:val="0"/>
          <w:numId w:val="10"/>
        </w:numPr>
      </w:pPr>
      <w:r>
        <w:t xml:space="preserve">Gemini ci darà in output il testo. Tale testo tramite copia e incolla lo possiamo salvare in </w:t>
      </w:r>
      <w:r w:rsidRPr="00FD6CFF">
        <w:t>[root]\Assets\Audio\it\testo_audio\[paginaxy].txt</w:t>
      </w:r>
      <w:r>
        <w:t>.</w:t>
      </w:r>
    </w:p>
    <w:p w14:paraId="2F08E8B2" w14:textId="77777777" w:rsidR="000D2DE1" w:rsidRDefault="000D2DE1" w:rsidP="000D2DE1">
      <w:pPr>
        <w:pStyle w:val="Paragrafoelenco"/>
        <w:numPr>
          <w:ilvl w:val="0"/>
          <w:numId w:val="10"/>
        </w:numPr>
      </w:pPr>
      <w:r>
        <w:t xml:space="preserve">Tramite lo stesso copia e incolla possiamo procedere alla traduzione nelle diverse lingue usando Google Traduttore. </w:t>
      </w:r>
    </w:p>
    <w:p w14:paraId="03D3BDA6" w14:textId="77777777" w:rsidR="000D2DE1" w:rsidRDefault="000D2DE1" w:rsidP="000D2DE1">
      <w:pPr>
        <w:pStyle w:val="Paragrafoelenco"/>
        <w:numPr>
          <w:ilvl w:val="0"/>
          <w:numId w:val="10"/>
        </w:numPr>
      </w:pPr>
      <w:r>
        <w:t xml:space="preserve">Il testo italiano può essere ascoltato tramite il bottone </w:t>
      </w:r>
      <w:r w:rsidRPr="00E514A9">
        <w:rPr>
          <w:noProof/>
        </w:rPr>
        <w:drawing>
          <wp:inline distT="0" distB="0" distL="0" distR="0" wp14:anchorId="42054A64" wp14:editId="6003BD56">
            <wp:extent cx="243839" cy="222068"/>
            <wp:effectExtent l="0" t="0" r="4445" b="6985"/>
            <wp:docPr id="86306664" name="Immagine 1" descr="Immagine che contiene logo, simbolo, bianc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0660" name="Immagine 1" descr="Immagine che contiene logo, simbolo, bianco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72" cy="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presente a sinistra in basso</w:t>
      </w:r>
    </w:p>
    <w:p w14:paraId="6D1F39A2" w14:textId="77777777" w:rsidR="000D2DE1" w:rsidRDefault="000D2DE1" w:rsidP="000D2DE1">
      <w:pPr>
        <w:pStyle w:val="Paragrafoelenco"/>
        <w:numPr>
          <w:ilvl w:val="0"/>
          <w:numId w:val="10"/>
        </w:numPr>
      </w:pPr>
      <w:r>
        <w:t xml:space="preserve">Il testo tradotto può essere ascoltato tramite il bottone </w:t>
      </w:r>
      <w:r w:rsidRPr="00E514A9">
        <w:rPr>
          <w:noProof/>
        </w:rPr>
        <w:drawing>
          <wp:inline distT="0" distB="0" distL="0" distR="0" wp14:anchorId="0A83725F" wp14:editId="6FC77017">
            <wp:extent cx="243839" cy="222068"/>
            <wp:effectExtent l="0" t="0" r="4445" b="6985"/>
            <wp:docPr id="384660660" name="Immagine 1" descr="Immagine che contiene logo, simbolo, bianc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0660" name="Immagine 1" descr="Immagine che contiene logo, simbolo, bianco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72" cy="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presente a sinistra in basso</w:t>
      </w:r>
    </w:p>
    <w:p w14:paraId="61F2DBC2" w14:textId="77777777" w:rsidR="000D2DE1" w:rsidRDefault="000D2DE1" w:rsidP="000D2DE1">
      <w:pPr>
        <w:pStyle w:val="Paragrafoelenco"/>
        <w:numPr>
          <w:ilvl w:val="0"/>
          <w:numId w:val="10"/>
        </w:numPr>
      </w:pPr>
      <w:r>
        <w:t>Tramite AUDACITY possiamo registrare l’audio prodotto da Gemini.</w:t>
      </w:r>
      <w:r>
        <w:br/>
        <w:t>Le operazioni su AUDACITY:</w:t>
      </w:r>
    </w:p>
    <w:p w14:paraId="3CE58E7F" w14:textId="77777777" w:rsidR="000D2DE1" w:rsidRDefault="000D2DE1" w:rsidP="000D2DE1">
      <w:pPr>
        <w:pStyle w:val="Paragrafoelenco"/>
        <w:numPr>
          <w:ilvl w:val="0"/>
          <w:numId w:val="41"/>
        </w:numPr>
      </w:pPr>
      <w:r>
        <w:t xml:space="preserve">Configurazione Audio </w:t>
      </w:r>
      <w:r w:rsidRPr="003839BB">
        <w:rPr>
          <w:noProof/>
        </w:rPr>
        <w:drawing>
          <wp:inline distT="0" distB="0" distL="0" distR="0" wp14:anchorId="51240A6E" wp14:editId="6EB10356">
            <wp:extent cx="914743" cy="412750"/>
            <wp:effectExtent l="0" t="0" r="0" b="6350"/>
            <wp:docPr id="74786942" name="Immagine 1" descr="Immagine che contiene testo, Carattere, logo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942" name="Immagine 1" descr="Immagine che contiene testo, Carattere, logo, bianc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413" cy="4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Dispositivo di registrazione: Altoparlanti …</w:t>
      </w:r>
    </w:p>
    <w:p w14:paraId="4D9882FD" w14:textId="77777777" w:rsidR="000D2DE1" w:rsidRDefault="000D2DE1" w:rsidP="000D2DE1">
      <w:pPr>
        <w:pStyle w:val="Paragrafoelenco"/>
        <w:numPr>
          <w:ilvl w:val="0"/>
          <w:numId w:val="41"/>
        </w:numPr>
      </w:pPr>
      <w:r>
        <w:t xml:space="preserve">Premere il pulsante registra </w:t>
      </w:r>
      <w:r w:rsidRPr="003839BB">
        <w:rPr>
          <w:noProof/>
        </w:rPr>
        <w:drawing>
          <wp:inline distT="0" distB="0" distL="0" distR="0" wp14:anchorId="17D9F13B" wp14:editId="1F0828FF">
            <wp:extent cx="255770" cy="247650"/>
            <wp:effectExtent l="0" t="0" r="0" b="0"/>
            <wp:docPr id="3926029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2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578" cy="2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107B" w14:textId="77777777" w:rsidR="000D2DE1" w:rsidRPr="008614F6" w:rsidRDefault="000D2DE1" w:rsidP="000D2DE1">
      <w:pPr>
        <w:pStyle w:val="Paragrafoelenco"/>
        <w:numPr>
          <w:ilvl w:val="0"/>
          <w:numId w:val="41"/>
        </w:numPr>
      </w:pPr>
      <w:r>
        <w:lastRenderedPageBreak/>
        <w:t xml:space="preserve">Su web Gemini in corrispondenza del testo che prodotto per una breve sintesi accattivante seleziona il bottone </w:t>
      </w:r>
      <w:r w:rsidRPr="005B55D3">
        <w:rPr>
          <w:b/>
          <w:bCs/>
        </w:rPr>
        <w:t>… verticale</w:t>
      </w:r>
      <w:r>
        <w:br/>
        <w:t xml:space="preserve">e nella finestra che si apre seleziona </w:t>
      </w:r>
      <w:r w:rsidRPr="005B55D3">
        <w:rPr>
          <w:b/>
          <w:bCs/>
        </w:rPr>
        <w:t>Ascolta</w:t>
      </w:r>
    </w:p>
    <w:p w14:paraId="0B132018" w14:textId="77777777" w:rsidR="000D2DE1" w:rsidRDefault="000D2DE1" w:rsidP="000D2DE1">
      <w:pPr>
        <w:pStyle w:val="Paragrafoelenco"/>
        <w:numPr>
          <w:ilvl w:val="0"/>
          <w:numId w:val="41"/>
        </w:numPr>
      </w:pPr>
      <w:r>
        <w:t xml:space="preserve">Ritorna su AUDACITY e quando termina l’audio premi il bottone </w:t>
      </w:r>
      <w:r w:rsidRPr="008614F6">
        <w:rPr>
          <w:noProof/>
        </w:rPr>
        <w:drawing>
          <wp:inline distT="0" distB="0" distL="0" distR="0" wp14:anchorId="171979D5" wp14:editId="4763A6E3">
            <wp:extent cx="390580" cy="295316"/>
            <wp:effectExtent l="0" t="0" r="9525" b="0"/>
            <wp:docPr id="11215943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4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per interrompere la registrazione</w:t>
      </w:r>
    </w:p>
    <w:p w14:paraId="77C2F149" w14:textId="77777777" w:rsidR="000D2DE1" w:rsidRDefault="000D2DE1" w:rsidP="000D2DE1">
      <w:pPr>
        <w:pStyle w:val="Paragrafoelenco"/>
        <w:numPr>
          <w:ilvl w:val="0"/>
          <w:numId w:val="41"/>
        </w:numPr>
      </w:pPr>
      <w:r>
        <w:t>Usando AUDACITY potete intervenire sulla registrazione, tagliando quelle parti dell’audio che non vogliamo sentire.</w:t>
      </w:r>
    </w:p>
    <w:p w14:paraId="0CAF830C" w14:textId="77777777" w:rsidR="000D2DE1" w:rsidRPr="00E514A9" w:rsidRDefault="000D2DE1" w:rsidP="000D2DE1">
      <w:pPr>
        <w:pStyle w:val="Paragrafoelenco"/>
        <w:numPr>
          <w:ilvl w:val="0"/>
          <w:numId w:val="41"/>
        </w:numPr>
      </w:pPr>
      <w:r>
        <w:t xml:space="preserve">Salvare la registrazione, esportando: File &gt; Esporta Audio … salvando in formato MP3 in </w:t>
      </w:r>
      <w:r w:rsidRPr="005B55D3">
        <w:rPr>
          <w:b/>
          <w:bCs/>
        </w:rPr>
        <w:t>Assets\Audio\</w:t>
      </w:r>
      <w:r>
        <w:rPr>
          <w:b/>
          <w:bCs/>
        </w:rPr>
        <w:t>[lang]</w:t>
      </w:r>
      <w:r w:rsidRPr="005B55D3">
        <w:rPr>
          <w:b/>
          <w:bCs/>
        </w:rPr>
        <w:t>\Paginaxy.mp3</w:t>
      </w:r>
    </w:p>
    <w:p w14:paraId="44430AD9" w14:textId="77777777" w:rsidR="000D2DE1" w:rsidRDefault="000D2DE1" w:rsidP="000D2DE1">
      <w:pPr>
        <w:ind w:left="708"/>
      </w:pPr>
    </w:p>
    <w:p w14:paraId="5B03F61B" w14:textId="77777777" w:rsidR="000D2DE1" w:rsidRDefault="000D2DE1" w:rsidP="000D2DE1">
      <w:pPr>
        <w:ind w:left="708"/>
      </w:pPr>
      <w:r>
        <w:t xml:space="preserve">Ripetiamo i passi E ed F per ogni lingua [lang] ‘es’, ‘en’ e ‘fr’. </w:t>
      </w:r>
    </w:p>
    <w:p w14:paraId="4658979F" w14:textId="77777777" w:rsidR="009942B6" w:rsidRDefault="009942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6B8A6D5" w14:textId="77777777" w:rsidR="00C74802" w:rsidRDefault="00C74802" w:rsidP="00051A1C">
      <w:pPr>
        <w:pStyle w:val="Titolo2"/>
      </w:pPr>
      <w:bookmarkStart w:id="12" w:name="_Creazione_dello_script"/>
      <w:bookmarkStart w:id="13" w:name="_Identificazione_delle_coordinate_1"/>
      <w:bookmarkStart w:id="14" w:name="tit_Identificazione_delle_coordinate_GPS"/>
      <w:bookmarkEnd w:id="12"/>
      <w:bookmarkEnd w:id="13"/>
      <w:r>
        <w:lastRenderedPageBreak/>
        <w:t>Identificazione delle coordinate GPS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C74802" w:rsidRPr="00295975" w14:paraId="535978BE" w14:textId="77777777" w:rsidTr="00FB525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4"/>
          <w:p w14:paraId="44E4EEA7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45C21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2133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2FC76687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9FB59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C5582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1D58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08D43C0E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0D4F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4606" w14:textId="48AE0C84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Estrazione delle coordinate Longitudine e Latitudine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7221B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54CFAD82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9B2F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E3976" w14:textId="6E72C130" w:rsidR="00C74802" w:rsidRPr="00CB366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Pr="00CB3665">
              <w:t>get_coords_from_img.bat</w:t>
            </w:r>
            <w:r>
              <w:br/>
              <w:t>che richiama extract_gps.py</w:t>
            </w:r>
            <w:r w:rsidR="00BF2C12">
              <w:br/>
            </w:r>
            <w:r w:rsidR="00BF2C12"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  <w14:ligatures w14:val="none"/>
              </w:rPr>
              <w:t>o da Google Maps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201B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C74802" w:rsidRPr="00295975" w14:paraId="3DD215BB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03E40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F7EA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paginaxy.jpg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D9B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5A251B30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87948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18A88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public\images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C7945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68104B56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0F972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E71AA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Console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6C22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2126FE51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0D2A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E5D0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Viene eseguito da 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D496E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6FF73ED7" w14:textId="77777777" w:rsidR="00C74802" w:rsidRDefault="00C74802" w:rsidP="00C74802"/>
    <w:p w14:paraId="15FF154B" w14:textId="41FE667E" w:rsidR="00BF2C12" w:rsidRDefault="00C74802" w:rsidP="00C74802">
      <w:r>
        <w:t>Uno dei criteri per accedere alla pagina, è l’uso del GPS, ovvero quando mi trovo in prossimità di un luogo di interesse (POI), se abbiamo l’app aperta, nella lista dei punti d’interesse (bottone verde in alto a destra) compare nella lista il nome della pagina che possiamo aprire.</w:t>
      </w:r>
      <w:r>
        <w:br/>
        <w:t>Per usare questa funzionalità, ogni pagina deve avere le proprie coordinate GPS per consentire il calcolo della distanza fra la posizione dello smartphone e il punto di interesse.</w:t>
      </w:r>
    </w:p>
    <w:p w14:paraId="60439C27" w14:textId="77777777" w:rsidR="00BF2C12" w:rsidRDefault="00C74802" w:rsidP="00C74802">
      <w:r>
        <w:t>Come avere le coordinate GPS della posizione del punto di interesse?</w:t>
      </w:r>
    </w:p>
    <w:p w14:paraId="1DE753CC" w14:textId="77777777" w:rsidR="005B2BB9" w:rsidRDefault="00BF2C12" w:rsidP="005B2BB9">
      <w:pPr>
        <w:pStyle w:val="Titolo4"/>
        <w:rPr>
          <w:rStyle w:val="Titolo4Carattere"/>
          <w:i/>
          <w:iCs/>
        </w:rPr>
      </w:pPr>
      <w:r w:rsidRPr="00BF2C12">
        <w:rPr>
          <w:rStyle w:val="Titolo4Carattere"/>
          <w:i/>
          <w:iCs/>
        </w:rPr>
        <w:t>Tramite una foto</w:t>
      </w:r>
    </w:p>
    <w:p w14:paraId="11070FEA" w14:textId="308DB5AA" w:rsidR="00C74802" w:rsidRDefault="00C74802" w:rsidP="00BF2C12">
      <w:r>
        <w:t>Tramite una foto scattata con uno smartphone con attivo il GPS e ci troviamo in un luogo che il segnale GPS è disponibile.</w:t>
      </w:r>
      <w:r>
        <w:br/>
        <w:t>U</w:t>
      </w:r>
      <w:r w:rsidRPr="005768C3">
        <w:t xml:space="preserve">na di queste immagini </w:t>
      </w:r>
      <w:r>
        <w:t xml:space="preserve">in </w:t>
      </w:r>
      <w:r w:rsidRPr="00BF2C12">
        <w:rPr>
          <w:b/>
          <w:bCs/>
        </w:rPr>
        <w:t>public\images</w:t>
      </w:r>
      <w:r w:rsidRPr="005768C3">
        <w:t xml:space="preserve"> potrebbe essere </w:t>
      </w:r>
      <w:r>
        <w:t>una foto scattata sul luogo che contiene le informazioni GPS e viene rinominata [</w:t>
      </w:r>
      <w:r w:rsidRPr="00BF2C12">
        <w:rPr>
          <w:b/>
          <w:bCs/>
        </w:rPr>
        <w:t>paginaxy].jpg</w:t>
      </w:r>
      <w:r>
        <w:t xml:space="preserve">, se non già presente nel gruppo delle foto, senza numero ed in minuscolo. </w:t>
      </w:r>
      <w:r w:rsidR="00BF2C12">
        <w:br/>
      </w:r>
      <w:r>
        <w:t>Tramite questa foto possiamo</w:t>
      </w:r>
      <w:r w:rsidRPr="005768C3">
        <w:t xml:space="preserve"> creare una riga nella tabella </w:t>
      </w:r>
      <w:r>
        <w:t>POIS</w:t>
      </w:r>
      <w:r w:rsidRPr="005768C3">
        <w:t>_LOCATIONS</w:t>
      </w:r>
      <w:r>
        <w:t>, presente in main.js.</w:t>
      </w:r>
      <w:r>
        <w:br/>
        <w:t>S</w:t>
      </w:r>
      <w:r w:rsidRPr="002C486E">
        <w:t xml:space="preserve">e la foto originale scattata in loco </w:t>
      </w:r>
      <w:r w:rsidRPr="00BF2C12">
        <w:rPr>
          <w:b/>
          <w:bCs/>
        </w:rPr>
        <w:t>non è già</w:t>
      </w:r>
      <w:r w:rsidRPr="002C486E">
        <w:t xml:space="preserve"> </w:t>
      </w:r>
      <w:r>
        <w:t>[paginaxy]</w:t>
      </w:r>
      <w:r w:rsidRPr="002C486E">
        <w:t xml:space="preserve">.jpg, deve essere rinominata e copiata in \public\images\ </w:t>
      </w:r>
      <w:r w:rsidRPr="00BF2C12">
        <w:rPr>
          <w:b/>
          <w:bCs/>
        </w:rPr>
        <w:t>PRIMA</w:t>
      </w:r>
      <w:r w:rsidRPr="002C486E">
        <w:t xml:space="preserve"> di eseguire get_coords_from_img.bat</w:t>
      </w:r>
      <w:r>
        <w:br/>
        <w:t xml:space="preserve">Dalla root del sito usiamo la procedura </w:t>
      </w:r>
      <w:r w:rsidRPr="00BF2C12">
        <w:rPr>
          <w:b/>
          <w:bCs/>
        </w:rPr>
        <w:t>get_coords_from_img.bat</w:t>
      </w:r>
      <w:r w:rsidRPr="00F75C9C">
        <w:t xml:space="preserve"> </w:t>
      </w:r>
      <w:r>
        <w:t xml:space="preserve">che richiama il codice python </w:t>
      </w:r>
      <w:r w:rsidRPr="00BF2C12">
        <w:rPr>
          <w:b/>
          <w:bCs/>
        </w:rPr>
        <w:t>extract_gps.py</w:t>
      </w:r>
      <w:r>
        <w:t>.</w:t>
      </w:r>
    </w:p>
    <w:p w14:paraId="56FA3C34" w14:textId="77777777" w:rsidR="00C74802" w:rsidRDefault="00C74802" w:rsidP="00C74802">
      <w:pPr>
        <w:spacing w:after="0"/>
      </w:pPr>
      <w:r w:rsidRPr="002851B4">
        <w:rPr>
          <w:b/>
          <w:bCs/>
        </w:rPr>
        <w:t>Importante</w:t>
      </w:r>
      <w:r>
        <w:rPr>
          <w:b/>
          <w:bCs/>
        </w:rPr>
        <w:t xml:space="preserve">: </w:t>
      </w:r>
      <w:r>
        <w:t xml:space="preserve">Se viene passata una immagine che non è una foto o è una foto senza le coordinate GPS la procedura </w:t>
      </w:r>
      <w:r w:rsidRPr="00F75C9C">
        <w:rPr>
          <w:b/>
          <w:bCs/>
        </w:rPr>
        <w:t>get_coords_from_img.bat</w:t>
      </w:r>
      <w:r>
        <w:rPr>
          <w:b/>
          <w:bCs/>
        </w:rPr>
        <w:t xml:space="preserve"> </w:t>
      </w:r>
      <w:r>
        <w:t xml:space="preserve"> produce questo risultato:</w:t>
      </w:r>
      <w:r>
        <w:br/>
        <w:t>=========================================================</w:t>
      </w:r>
    </w:p>
    <w:p w14:paraId="58E47992" w14:textId="77777777" w:rsidR="00C74802" w:rsidRDefault="00C74802" w:rsidP="00C74802">
      <w:pPr>
        <w:spacing w:after="0"/>
      </w:pPr>
      <w:r>
        <w:t>­ ESTRAZIONE COORDINATE GPS DA IMMAGINE CHIAVE</w:t>
      </w:r>
    </w:p>
    <w:p w14:paraId="5018B858" w14:textId="77777777" w:rsidR="00C74802" w:rsidRDefault="00C74802" w:rsidP="00C74802">
      <w:pPr>
        <w:spacing w:after="0"/>
      </w:pPr>
      <w:r>
        <w:t>=========================================================</w:t>
      </w:r>
    </w:p>
    <w:p w14:paraId="5F64EDCB" w14:textId="77777777" w:rsidR="00C74802" w:rsidRDefault="00C74802" w:rsidP="00C74802">
      <w:pPr>
        <w:spacing w:after="0"/>
      </w:pPr>
      <w:r>
        <w:t>1. Esecuzione di extract_gps.py...</w:t>
      </w:r>
    </w:p>
    <w:p w14:paraId="3E037F2E" w14:textId="77777777" w:rsidR="00C74802" w:rsidRDefault="00C74802" w:rsidP="00C74802">
      <w:pPr>
        <w:spacing w:after="0"/>
      </w:pPr>
      <w:r>
        <w:t>ERRORE: Impossibile leggere i dati EXIF dal file: Given file is neither JPEG nor TIFF.</w:t>
      </w:r>
    </w:p>
    <w:p w14:paraId="2732D9E9" w14:textId="77777777" w:rsidR="00C74802" w:rsidRDefault="00C74802" w:rsidP="00C74802">
      <w:pPr>
        <w:spacing w:after="0"/>
      </w:pPr>
      <w:r>
        <w:t>ERRORE durante l'estrazione. Controlla il file immagine e lo script Python.</w:t>
      </w:r>
    </w:p>
    <w:p w14:paraId="64DE7D15" w14:textId="77777777" w:rsidR="00C74802" w:rsidRPr="002851B4" w:rsidRDefault="00C74802" w:rsidP="00C74802"/>
    <w:p w14:paraId="46718CBC" w14:textId="77777777" w:rsidR="00C74802" w:rsidRDefault="00C74802" w:rsidP="00C74802">
      <w:r>
        <w:lastRenderedPageBreak/>
        <w:t>La procedura, eseguita a terminale per una foto che contiene le informazioni GPS, produce in output le coordinate. Vedi un esempio:</w:t>
      </w:r>
      <w:r>
        <w:br/>
        <w:t>C:\Users\User\Documents\GitHub\Paginaxy&gt;</w:t>
      </w:r>
      <w:r w:rsidRPr="002F6290">
        <w:rPr>
          <w:b/>
          <w:bCs/>
        </w:rPr>
        <w:t>get_coords_from_img.bat</w:t>
      </w:r>
    </w:p>
    <w:p w14:paraId="0D30D6AD" w14:textId="77777777" w:rsidR="00C74802" w:rsidRDefault="00C74802" w:rsidP="00C74802">
      <w:pPr>
        <w:spacing w:after="0"/>
      </w:pPr>
      <w:r>
        <w:t>=========================================================</w:t>
      </w:r>
    </w:p>
    <w:p w14:paraId="25A85E2D" w14:textId="77777777" w:rsidR="00C74802" w:rsidRDefault="00C74802" w:rsidP="00C74802">
      <w:pPr>
        <w:spacing w:after="0"/>
      </w:pPr>
      <w:r>
        <w:t>­  ESTRAZIONE COORDINATE GPS DA IMMAGINE CHIAVE</w:t>
      </w:r>
    </w:p>
    <w:p w14:paraId="4731A815" w14:textId="77777777" w:rsidR="00C74802" w:rsidRDefault="00C74802" w:rsidP="00C74802">
      <w:pPr>
        <w:spacing w:after="0"/>
      </w:pPr>
      <w:r>
        <w:t>=========================================================</w:t>
      </w:r>
    </w:p>
    <w:p w14:paraId="570A0F42" w14:textId="77777777" w:rsidR="00C74802" w:rsidRDefault="00C74802" w:rsidP="00C74802">
      <w:pPr>
        <w:spacing w:after="0"/>
      </w:pPr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37F84AD1" w14:textId="77777777" w:rsidR="00C74802" w:rsidRDefault="00C74802" w:rsidP="00C74802">
      <w:pPr>
        <w:spacing w:after="0"/>
      </w:pPr>
      <w:r>
        <w:t>2. Cattura delle coordinate...</w:t>
      </w:r>
    </w:p>
    <w:p w14:paraId="4B5B06B9" w14:textId="77777777" w:rsidR="00C74802" w:rsidRDefault="00C74802" w:rsidP="00C74802">
      <w:pPr>
        <w:spacing w:after="0"/>
      </w:pPr>
      <w:r>
        <w:t xml:space="preserve">   Coordinate estratte con successo:</w:t>
      </w:r>
    </w:p>
    <w:p w14:paraId="7E1DB607" w14:textId="77777777" w:rsidR="00C74802" w:rsidRPr="002F6290" w:rsidRDefault="00C74802" w:rsidP="00C74802">
      <w:pPr>
        <w:spacing w:after="0"/>
        <w:rPr>
          <w:b/>
          <w:bCs/>
        </w:rPr>
      </w:pPr>
      <w:r w:rsidRPr="002F6290">
        <w:rPr>
          <w:b/>
          <w:bCs/>
        </w:rPr>
        <w:t xml:space="preserve">   LAT: 44.</w:t>
      </w:r>
      <w:r>
        <w:rPr>
          <w:b/>
          <w:bCs/>
        </w:rPr>
        <w:t>49882</w:t>
      </w:r>
    </w:p>
    <w:p w14:paraId="54DD2E0B" w14:textId="77777777" w:rsidR="00C74802" w:rsidRPr="002F6290" w:rsidRDefault="00C74802" w:rsidP="00C74802">
      <w:pPr>
        <w:spacing w:after="0"/>
        <w:rPr>
          <w:b/>
          <w:bCs/>
        </w:rPr>
      </w:pPr>
      <w:r w:rsidRPr="002F6290">
        <w:rPr>
          <w:b/>
          <w:bCs/>
        </w:rPr>
        <w:t xml:space="preserve">   LON: 11.</w:t>
      </w:r>
      <w:r w:rsidRPr="005E1C7C">
        <w:rPr>
          <w:b/>
          <w:bCs/>
        </w:rPr>
        <w:t>3</w:t>
      </w:r>
      <w:r>
        <w:rPr>
          <w:b/>
          <w:bCs/>
        </w:rPr>
        <w:t>4196</w:t>
      </w:r>
    </w:p>
    <w:p w14:paraId="1BA723E7" w14:textId="078ED6B2" w:rsidR="00BF2C12" w:rsidRPr="0034581B" w:rsidRDefault="005B2BB9" w:rsidP="00BF2C12">
      <w:pPr>
        <w:pStyle w:val="Titolo4"/>
      </w:pPr>
      <w:r>
        <w:t>Tramite Google Maps</w:t>
      </w:r>
    </w:p>
    <w:p w14:paraId="76190565" w14:textId="77777777" w:rsidR="00BF2C12" w:rsidRDefault="00BF2C12" w:rsidP="00BF2C12">
      <w:r>
        <w:t xml:space="preserve">In assenza di foto con i dati GPS, è possibile utilizzare Google Maps e posizionandosi sul luogo di interesse (POI) e premendo il bottone di destra del mouse si apre una tendina, analoga a quella che vedete in figura qui sotto </w:t>
      </w:r>
    </w:p>
    <w:p w14:paraId="38F0E189" w14:textId="77777777" w:rsidR="00BF2C12" w:rsidRDefault="00BF2C12" w:rsidP="00BF2C12">
      <w:pPr>
        <w:jc w:val="center"/>
      </w:pPr>
      <w:r>
        <w:br/>
      </w:r>
      <w:r w:rsidRPr="00095D9D">
        <w:rPr>
          <w:noProof/>
        </w:rPr>
        <w:drawing>
          <wp:inline distT="0" distB="0" distL="0" distR="0" wp14:anchorId="27AFF92E" wp14:editId="24F712A9">
            <wp:extent cx="2352887" cy="3022600"/>
            <wp:effectExtent l="0" t="0" r="9525" b="6350"/>
            <wp:docPr id="15527093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93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4553" cy="30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D9D">
        <w:t xml:space="preserve"> </w:t>
      </w:r>
    </w:p>
    <w:p w14:paraId="0C0929B4" w14:textId="77777777" w:rsidR="00BF2C12" w:rsidRDefault="00BF2C12" w:rsidP="00BF2C12">
      <w:r>
        <w:t>dove la prima riga riporta i valori di Longitudine e Latitudine. Selezionando quella riga, vengono copiati i valori negli appunti “</w:t>
      </w:r>
      <w:r w:rsidRPr="00095D9D">
        <w:t xml:space="preserve">44.49882256880852, 11.34195519427069 </w:t>
      </w:r>
      <w:r>
        <w:t>“</w:t>
      </w:r>
    </w:p>
    <w:p w14:paraId="56918534" w14:textId="77777777" w:rsidR="00BF2C12" w:rsidRDefault="00BF2C12" w:rsidP="00BF2C12">
      <w:r>
        <w:t>Nel caso non siamo in grado di ottenere una foto con le coordinate, GPS possiamo ricorrere a Google Maps su desktop ed individuata la posizione sulla mappa, premendo il bottone destro del mouse possiamo copiare le coordinate, che saranno in seguito caricate come informazioni statiche.</w:t>
      </w:r>
    </w:p>
    <w:p w14:paraId="443C2D71" w14:textId="77777777" w:rsidR="00C74802" w:rsidRDefault="00C74802" w:rsidP="005B2BB9">
      <w:pPr>
        <w:pStyle w:val="Titolo4"/>
      </w:pPr>
      <w:r>
        <w:lastRenderedPageBreak/>
        <w:br/>
        <w:t>Considerazione</w:t>
      </w:r>
    </w:p>
    <w:p w14:paraId="76B57C24" w14:textId="0C3425CF" w:rsidR="00C74802" w:rsidRDefault="00C74802" w:rsidP="00C74802">
      <w:r>
        <w:t>A questo punto del processo di creazione della pagina, non abbiamo ancora creato la pagina, ma semplicemente preparato i dati a partire del documento word e integrato le coordinate GPS, ma NON abbiamo ancora creato la pagina html.</w:t>
      </w:r>
      <w:r>
        <w:br/>
        <w:t xml:space="preserve">Per non perdere le informazioni del GPS possiamo fin da adesso ad alimentare un blocco della pagina che sarà richiamato dopo la creazione della pagina e precisamente la gestione del  </w:t>
      </w:r>
      <w:r w:rsidR="00BF2C12">
        <w:rPr>
          <w:b/>
          <w:bCs/>
        </w:rPr>
        <w:t>pois_config.json</w:t>
      </w:r>
      <w:r>
        <w:t>.</w:t>
      </w:r>
      <w:r w:rsidR="007E2DAF">
        <w:t xml:space="preserve"> (</w:t>
      </w:r>
      <w:hyperlink w:anchor="tit_Gestione_del_pois_config_json" w:history="1">
        <w:r w:rsidR="007E2DAF" w:rsidRPr="007E2DAF">
          <w:rPr>
            <w:rStyle w:val="Collegamentoipertestuale"/>
          </w:rPr>
          <w:t>vedi</w:t>
        </w:r>
      </w:hyperlink>
      <w:r w:rsidR="007E2DAF">
        <w:t>)</w:t>
      </w:r>
    </w:p>
    <w:p w14:paraId="2541B30A" w14:textId="139F9D68" w:rsidR="007E2DAF" w:rsidRDefault="007E2DAF" w:rsidP="00C74802">
      <w:r>
        <w:t>Quindi apire con vscode il file pois_config.json ed aggiungere il blocco nuovo relativo alla paginaxy.</w:t>
      </w:r>
    </w:p>
    <w:p w14:paraId="2B686212" w14:textId="77777777" w:rsidR="00C74802" w:rsidRDefault="00C74802" w:rsidP="00C74802">
      <w:pPr>
        <w:spacing w:after="0"/>
      </w:pPr>
      <w:r w:rsidRPr="005E1C7C">
        <w:rPr>
          <w:b/>
          <w:bCs/>
        </w:rPr>
        <w:t>Attenzione</w:t>
      </w:r>
      <w:r>
        <w:t xml:space="preserve">: la procedura add_paginaxy.bat verrà creata in seguito e quindi conservate queste coordinate che andrete a copiare quando viene creata </w:t>
      </w:r>
      <w:r w:rsidRPr="005E1C7C">
        <w:rPr>
          <w:b/>
          <w:bCs/>
        </w:rPr>
        <w:t>add_</w:t>
      </w:r>
      <w:r>
        <w:rPr>
          <w:b/>
          <w:bCs/>
        </w:rPr>
        <w:t>paginaxy</w:t>
      </w:r>
      <w:r w:rsidRPr="005E1C7C">
        <w:rPr>
          <w:b/>
          <w:bCs/>
        </w:rPr>
        <w:t>.bat</w:t>
      </w:r>
      <w:r>
        <w:t xml:space="preserve"> .</w:t>
      </w:r>
      <w:r>
        <w:br/>
        <w:t>In add_paginaxy.bat alle seguenti riga copiate le due righe generate al posto di quelle presenti:</w:t>
      </w:r>
      <w:r>
        <w:br/>
      </w:r>
      <w:r>
        <w:br/>
        <w:t>:: --- CONFIGURAZIONE PAGINA (MODIFICARE MANUALMENTE) ---</w:t>
      </w:r>
    </w:p>
    <w:p w14:paraId="5E872314" w14:textId="77777777" w:rsidR="00C74802" w:rsidRDefault="00C74802" w:rsidP="00C74802">
      <w:pPr>
        <w:spacing w:after="0"/>
      </w:pPr>
      <w:r>
        <w:t>SET "PAGE_ID=paginaxy"</w:t>
      </w:r>
    </w:p>
    <w:p w14:paraId="0159AE9B" w14:textId="77777777" w:rsidR="00C74802" w:rsidRDefault="00C74802" w:rsidP="00C74802">
      <w:pPr>
        <w:spacing w:after="0"/>
      </w:pPr>
      <w:r>
        <w:t>SET "NAV_KEY_ID=navpaginaxy"</w:t>
      </w:r>
    </w:p>
    <w:p w14:paraId="688C18D8" w14:textId="77777777" w:rsidR="00C74802" w:rsidRDefault="00C74802" w:rsidP="00C74802">
      <w:pPr>
        <w:spacing w:after="0"/>
      </w:pPr>
      <w:r>
        <w:t>SET "PAGE_TITLE_IT=Il mio nuovo POI"</w:t>
      </w:r>
    </w:p>
    <w:p w14:paraId="61A1FA93" w14:textId="77777777" w:rsidR="00C74802" w:rsidRPr="005E1C7C" w:rsidRDefault="00C74802" w:rsidP="00C74802">
      <w:pPr>
        <w:spacing w:after="0"/>
      </w:pPr>
      <w:r w:rsidRPr="005E1C7C">
        <w:t>SET "LAT=</w:t>
      </w:r>
      <w:r w:rsidRPr="005E1C7C">
        <w:rPr>
          <w:b/>
          <w:bCs/>
        </w:rPr>
        <w:t>44.</w:t>
      </w:r>
      <w:r>
        <w:rPr>
          <w:b/>
          <w:bCs/>
        </w:rPr>
        <w:t>49882</w:t>
      </w:r>
      <w:r w:rsidRPr="005E1C7C">
        <w:t>" &lt;-- INSERISCI QUI IL VALORE MANUALE</w:t>
      </w:r>
    </w:p>
    <w:p w14:paraId="1E16B21F" w14:textId="77777777" w:rsidR="00C74802" w:rsidRPr="005E1C7C" w:rsidRDefault="00C74802" w:rsidP="00C74802">
      <w:pPr>
        <w:spacing w:after="0"/>
      </w:pPr>
      <w:r w:rsidRPr="005E1C7C">
        <w:t>SET "LON=</w:t>
      </w:r>
      <w:r w:rsidRPr="005E1C7C">
        <w:rPr>
          <w:b/>
          <w:bCs/>
        </w:rPr>
        <w:t>11.3</w:t>
      </w:r>
      <w:r>
        <w:rPr>
          <w:b/>
          <w:bCs/>
        </w:rPr>
        <w:t>4196</w:t>
      </w:r>
      <w:r w:rsidRPr="005E1C7C">
        <w:t>" &lt;-- INSERISCI QUI IL VALORE MANUALE</w:t>
      </w:r>
    </w:p>
    <w:p w14:paraId="67BC0522" w14:textId="77777777" w:rsidR="00C74802" w:rsidRDefault="00C74802" w:rsidP="00C74802">
      <w:pPr>
        <w:spacing w:after="0"/>
      </w:pPr>
      <w:r>
        <w:t>SET "DISTANCE=50"</w:t>
      </w:r>
    </w:p>
    <w:p w14:paraId="331DDA32" w14:textId="77777777" w:rsidR="00C74802" w:rsidRDefault="00C74802" w:rsidP="00C74802">
      <w:pPr>
        <w:rPr>
          <w:b/>
          <w:bCs/>
          <w:sz w:val="28"/>
          <w:szCs w:val="28"/>
        </w:rPr>
      </w:pPr>
    </w:p>
    <w:p w14:paraId="571CD02D" w14:textId="64E4A356" w:rsidR="005B55D3" w:rsidRDefault="005B55D3"/>
    <w:p w14:paraId="4CE7D6D5" w14:textId="77777777" w:rsidR="00C74802" w:rsidRDefault="00C74802" w:rsidP="005B55D3">
      <w:pPr>
        <w:ind w:left="708"/>
      </w:pPr>
    </w:p>
    <w:p w14:paraId="687A8278" w14:textId="77777777" w:rsidR="00A557BB" w:rsidRDefault="00A557B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5" w:name="_Gestione_del_pois_config.json"/>
      <w:bookmarkStart w:id="16" w:name="tit_Gestione_del_pois_config_json"/>
      <w:bookmarkEnd w:id="15"/>
      <w:r>
        <w:br w:type="page"/>
      </w:r>
    </w:p>
    <w:p w14:paraId="2FE9AED2" w14:textId="325B0278" w:rsidR="00C74802" w:rsidRDefault="00C74802" w:rsidP="00051A1C">
      <w:pPr>
        <w:pStyle w:val="Titolo2"/>
      </w:pPr>
      <w:r>
        <w:lastRenderedPageBreak/>
        <w:t>Gestione del pois_config.json</w:t>
      </w:r>
      <w:r w:rsidR="00D24392">
        <w:t xml:space="preserve"> 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C74802" w:rsidRPr="00295975" w14:paraId="57D8E0D6" w14:textId="77777777" w:rsidTr="00FB525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6"/>
          <w:p w14:paraId="32E4722D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F18F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99D3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3034EC48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4506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2C926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AC12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71097154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5367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1A108" w14:textId="4FC74560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D2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Gestione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delle coordinate Longitudine e Latitudine dalla pagina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BB19B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3117E162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A48C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E3A3E" w14:textId="77777777" w:rsidR="00C74802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python extract_config_poi.py</w:t>
            </w:r>
          </w:p>
          <w:p w14:paraId="01FD3CE3" w14:textId="77777777" w:rsidR="00C74802" w:rsidRPr="00CB366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python load_config_poi.py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7434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C74802" w:rsidRPr="00295975" w14:paraId="3FED72F6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4C22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BA4E6" w14:textId="22E0D246" w:rsidR="00C74802" w:rsidRPr="00295975" w:rsidRDefault="00F7048E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t>pois_config.json , main.js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1B871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313C1AA7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0BC8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B34C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B5AEE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269F2F68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495D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666AE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D848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C74802" w:rsidRPr="00295975" w14:paraId="406825E7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6CE4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044F1" w14:textId="2ABD5D2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Viene eseguito da root</w:t>
            </w:r>
            <w:r w:rsidR="00D2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ed </w:t>
            </w:r>
            <w:r w:rsidR="00D24392" w:rsidRPr="00D243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  <w14:ligatures w14:val="none"/>
              </w:rPr>
              <w:t>aggiorna le tabelle in main.js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18A6B" w14:textId="77777777" w:rsidR="00C74802" w:rsidRPr="00295975" w:rsidRDefault="00C7480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7682F2A5" w14:textId="77777777" w:rsidR="00C74802" w:rsidRDefault="00C74802" w:rsidP="00C74802"/>
    <w:p w14:paraId="603FF5EA" w14:textId="71BAABE3" w:rsidR="00764DE2" w:rsidRDefault="00C74802" w:rsidP="00C74802">
      <w:pPr>
        <w:spacing w:after="0"/>
      </w:pPr>
      <w:r>
        <w:t xml:space="preserve">La gestione delle coordinate GPS nel sito richiede un approccio molto preciso, in quanto le informazioni vengono inserite, modificate, cancellate all’interno del codice più importante che è </w:t>
      </w:r>
      <w:r w:rsidRPr="00D24392">
        <w:rPr>
          <w:b/>
          <w:bCs/>
        </w:rPr>
        <w:t>main.js</w:t>
      </w:r>
      <w:r>
        <w:t xml:space="preserve">. </w:t>
      </w:r>
      <w:r>
        <w:br/>
        <w:t xml:space="preserve">L’intervento manuale sul codice è assai rischioso, e quindi si è provveduto a gestire le due tabelle dati POIS_LOCATIONS e </w:t>
      </w:r>
      <w:r w:rsidRPr="006A0D6B">
        <w:t>navLinksData</w:t>
      </w:r>
      <w:r>
        <w:t xml:space="preserve"> di main.js, tramite un file json (pois_config.json) che contiene tutte le informazioni necessarie.</w:t>
      </w:r>
      <w:r>
        <w:br/>
      </w:r>
      <w:r w:rsidRPr="008A52A0">
        <w:rPr>
          <w:highlight w:val="yellow"/>
        </w:rPr>
        <w:t>L’attività manuale si riduce a modificare il file pois</w:t>
      </w:r>
      <w:r w:rsidR="00F7048E">
        <w:rPr>
          <w:highlight w:val="yellow"/>
        </w:rPr>
        <w:t>_</w:t>
      </w:r>
      <w:r w:rsidRPr="008A52A0">
        <w:rPr>
          <w:highlight w:val="yellow"/>
        </w:rPr>
        <w:t>config.json,</w:t>
      </w:r>
      <w:r>
        <w:t xml:space="preserve"> che consentirà di avere per ogni pagina i dati corretti e sincronizzati all’interno di main.js. </w:t>
      </w:r>
      <w:r>
        <w:br/>
      </w:r>
    </w:p>
    <w:p w14:paraId="30D94DEE" w14:textId="6E35039E" w:rsidR="00764DE2" w:rsidRDefault="00764DE2" w:rsidP="00C74802">
      <w:pPr>
        <w:spacing w:after="0"/>
      </w:pPr>
      <w:r>
        <w:t>IMPORTANTE: Una volta modificato il file pois_config.json controllate la corretta sintassi dei blocchi  inseriti usando</w:t>
      </w:r>
      <w:r w:rsidR="00111F92">
        <w:t xml:space="preserve"> la pagina </w:t>
      </w:r>
      <w:r>
        <w:t xml:space="preserve"> </w:t>
      </w:r>
      <w:hyperlink r:id="rId18" w:history="1">
        <w:r w:rsidRPr="00DD7024">
          <w:rPr>
            <w:rStyle w:val="Collegamentoipertestuale"/>
          </w:rPr>
          <w:t>https://jsonlint.com/</w:t>
        </w:r>
      </w:hyperlink>
      <w:r w:rsidR="00111F92">
        <w:t xml:space="preserve"> che vi permette di validare il file json.</w:t>
      </w:r>
      <w:r>
        <w:t xml:space="preserve"> </w:t>
      </w:r>
    </w:p>
    <w:p w14:paraId="6B492E9E" w14:textId="10CA02C7" w:rsidR="001E52A2" w:rsidRDefault="00C74802" w:rsidP="00C74802">
      <w:pPr>
        <w:spacing w:after="0"/>
      </w:pPr>
      <w:r>
        <w:br/>
      </w:r>
      <w:r w:rsidR="00491C07">
        <w:t>ATTENZIONE: Nel</w:t>
      </w:r>
      <w:r w:rsidR="00376920">
        <w:t xml:space="preserve"> creare </w:t>
      </w:r>
      <w:r>
        <w:t>una nuova pagina,</w:t>
      </w:r>
      <w:r w:rsidR="00376920">
        <w:t xml:space="preserve"> prima</w:t>
      </w:r>
      <w:r>
        <w:t xml:space="preserve"> </w:t>
      </w:r>
      <w:r w:rsidR="00376920">
        <w:t xml:space="preserve">di lanciare </w:t>
      </w:r>
      <w:r>
        <w:t xml:space="preserve">la procedura add_[paginaID].bat (vedi </w:t>
      </w:r>
      <w:hyperlink w:anchor="tit_Crea_e_modifica_add_paginaxy_bat_NEW" w:history="1">
        <w:r w:rsidR="00E64E32">
          <w:rPr>
            <w:rStyle w:val="Collegamentoipertestuale"/>
          </w:rPr>
          <w:t>Crea e modifica lo script add_paginaxy.bat</w:t>
        </w:r>
      </w:hyperlink>
      <w:r w:rsidR="008A52A0">
        <w:t>)</w:t>
      </w:r>
      <w:r w:rsidR="00376920">
        <w:t xml:space="preserve"> </w:t>
      </w:r>
      <w:r w:rsidR="008A52A0">
        <w:t>si deve aggiornare</w:t>
      </w:r>
      <w:r w:rsidR="00376920">
        <w:t xml:space="preserve"> il pois_config.json</w:t>
      </w:r>
      <w:r w:rsidR="008A52A0">
        <w:t xml:space="preserve"> per effettuare </w:t>
      </w:r>
      <w:r w:rsidR="00376920">
        <w:t xml:space="preserve"> </w:t>
      </w:r>
      <w:r>
        <w:t>l’inserimento delle coordinate manualmente a partire da “</w:t>
      </w:r>
      <w:hyperlink w:anchor="_Identificazione_delle_coordinate" w:history="1">
        <w:r w:rsidRPr="0002632D">
          <w:rPr>
            <w:rStyle w:val="Collegamentoipertestuale"/>
          </w:rPr>
          <w:t>identificazione delle coordinate GPS</w:t>
        </w:r>
      </w:hyperlink>
      <w:r>
        <w:t xml:space="preserve">”.  Le informazioni, che vengono caricate, possono essere aggiornate in qualsiasi momento, una volta creata la pagina. Se al momento della creazione della pagina, le coordinate non </w:t>
      </w:r>
      <w:r w:rsidR="00491C07">
        <w:t xml:space="preserve">sono </w:t>
      </w:r>
      <w:r>
        <w:t xml:space="preserve">quelle corrette, in seguito potete aggiornarle tramite questa procedura. </w:t>
      </w:r>
    </w:p>
    <w:p w14:paraId="7D426BB1" w14:textId="77777777" w:rsidR="001E52A2" w:rsidRDefault="001E52A2" w:rsidP="00C74802">
      <w:pPr>
        <w:spacing w:after="0"/>
      </w:pPr>
    </w:p>
    <w:p w14:paraId="18A39B15" w14:textId="121315F9" w:rsidR="00C74802" w:rsidRDefault="001D4B63" w:rsidP="00C74802">
      <w:pPr>
        <w:spacing w:after="0"/>
      </w:pPr>
      <w:r w:rsidRPr="00EB15F9">
        <w:t xml:space="preserve">Possiamo usare il file pois_config.json anche per ripristinare i files </w:t>
      </w:r>
      <w:r w:rsidRPr="00EB15F9">
        <w:rPr>
          <w:rFonts w:eastAsia="Times New Roman" w:cs="Times New Roman"/>
          <w:color w:val="000000"/>
          <w:kern w:val="0"/>
          <w:lang w:eastAsia="it-IT"/>
          <w14:ligatures w14:val="none"/>
        </w:rPr>
        <w:t>nav-en.json, nav-es.json, nav-fr.json, nav-it.json (vedi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hyperlink w:anchor="tit_Recupero_da_pois_config_json_con_syn" w:history="1">
        <w:r w:rsidRPr="00EB15F9">
          <w:rPr>
            <w:rStyle w:val="Collegamentoipertestuale"/>
            <w:rFonts w:ascii="Aptos Narrow" w:eastAsia="Times New Roman" w:hAnsi="Aptos Narrow" w:cs="Times New Roman"/>
            <w:kern w:val="0"/>
            <w:lang w:eastAsia="it-IT"/>
            <w14:ligatures w14:val="none"/>
          </w:rPr>
          <w:t>Recupero da pois_config.json con sync_nav_from_config.py</w:t>
        </w:r>
      </w:hyperlink>
      <w:r w:rsidRPr="00EB15F9">
        <w:rPr>
          <w:rFonts w:eastAsia="Times New Roman" w:cs="Times New Roman"/>
          <w:color w:val="000000"/>
          <w:kern w:val="0"/>
          <w:lang w:eastAsia="it-IT"/>
          <w14:ligatures w14:val="none"/>
        </w:rPr>
        <w:t>).</w:t>
      </w:r>
      <w:r w:rsidR="00C74802">
        <w:br/>
      </w:r>
      <w:r w:rsidR="00C74802">
        <w:br/>
      </w:r>
      <w:r w:rsidR="00C74802">
        <w:br/>
      </w:r>
    </w:p>
    <w:p w14:paraId="578120E9" w14:textId="77777777" w:rsidR="00C74802" w:rsidRDefault="00C74802" w:rsidP="00C74802">
      <w:r>
        <w:br w:type="page"/>
      </w:r>
    </w:p>
    <w:p w14:paraId="0FD871E6" w14:textId="77777777" w:rsidR="00C74802" w:rsidRPr="002F0476" w:rsidRDefault="00C74802" w:rsidP="00C74802">
      <w:pPr>
        <w:spacing w:after="0"/>
        <w:rPr>
          <w:sz w:val="22"/>
          <w:szCs w:val="22"/>
        </w:rPr>
      </w:pPr>
      <w:r>
        <w:lastRenderedPageBreak/>
        <w:t xml:space="preserve">Dobbiamo creare il pois_config.json che rispetti lo stato attuale del sito e per fare questo viene eseguito il codice </w:t>
      </w:r>
      <w:r w:rsidRPr="00CE7EF7">
        <w:rPr>
          <w:rFonts w:eastAsia="Times New Roman" w:cs="Times New Roman"/>
          <w:b/>
          <w:bCs/>
          <w:color w:val="000000"/>
          <w:kern w:val="0"/>
          <w:lang w:eastAsia="it-IT"/>
          <w14:ligatures w14:val="none"/>
        </w:rPr>
        <w:t>extract_config_poi.py</w:t>
      </w:r>
      <w:r>
        <w:t xml:space="preserve"> che leggendo il main.js mi genera questa struttura json </w:t>
      </w:r>
      <w:r>
        <w:br/>
      </w:r>
      <w:r>
        <w:br/>
      </w:r>
      <w:r w:rsidRPr="002F0476">
        <w:rPr>
          <w:sz w:val="22"/>
          <w:szCs w:val="22"/>
        </w:rPr>
        <w:t>{</w:t>
      </w:r>
    </w:p>
    <w:p w14:paraId="7D964391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"pois": [</w:t>
      </w:r>
    </w:p>
    <w:p w14:paraId="08AB08AA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{</w:t>
      </w:r>
    </w:p>
    <w:p w14:paraId="24782652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"id": "manifattura",</w:t>
      </w:r>
    </w:p>
    <w:p w14:paraId="3062D2FC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"lat": 44.49891,</w:t>
      </w:r>
    </w:p>
    <w:p w14:paraId="5A44D40E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"lon": 11.342241,</w:t>
      </w:r>
    </w:p>
    <w:p w14:paraId="1D87F401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"threshold": 50,</w:t>
      </w:r>
    </w:p>
    <w:p w14:paraId="03A898D1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"nav_id": "navManifattura",</w:t>
      </w:r>
    </w:p>
    <w:p w14:paraId="75FB4438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"base_name": "manifattura"</w:t>
      </w:r>
    </w:p>
    <w:p w14:paraId="4374FE52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},</w:t>
      </w:r>
    </w:p>
    <w:p w14:paraId="7A4D71DE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.... resto dei blocchi</w:t>
      </w:r>
    </w:p>
    <w:p w14:paraId="081648F0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{</w:t>
      </w:r>
    </w:p>
    <w:p w14:paraId="59F8D941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"id": "pioggia3",</w:t>
      </w:r>
    </w:p>
    <w:p w14:paraId="3AB38A0D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"lat": 44.49891,</w:t>
      </w:r>
    </w:p>
    <w:p w14:paraId="14C3DCBB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"lon": 11.342241,</w:t>
      </w:r>
    </w:p>
    <w:p w14:paraId="38F7BAC4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"threshold": 120,</w:t>
      </w:r>
    </w:p>
    <w:p w14:paraId="12C4B9F6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"nav_id": "navPioggia3",</w:t>
      </w:r>
    </w:p>
    <w:p w14:paraId="201ED428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"base_name": "pioggia3"</w:t>
      </w:r>
    </w:p>
    <w:p w14:paraId="59BDC870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}</w:t>
      </w:r>
    </w:p>
    <w:p w14:paraId="60BF5C95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]</w:t>
      </w:r>
    </w:p>
    <w:p w14:paraId="284FAF8D" w14:textId="77777777" w:rsidR="00C74802" w:rsidRDefault="00C74802" w:rsidP="00C74802">
      <w:pPr>
        <w:spacing w:after="0"/>
      </w:pPr>
      <w:r w:rsidRPr="002F0476">
        <w:rPr>
          <w:sz w:val="22"/>
          <w:szCs w:val="22"/>
        </w:rPr>
        <w:t>}</w:t>
      </w:r>
      <w:r>
        <w:t xml:space="preserve"> </w:t>
      </w:r>
    </w:p>
    <w:p w14:paraId="140E6B86" w14:textId="77777777" w:rsidR="00C74802" w:rsidRDefault="00C74802" w:rsidP="00C74802">
      <w:pPr>
        <w:spacing w:after="0"/>
      </w:pPr>
    </w:p>
    <w:p w14:paraId="083FA91B" w14:textId="01ECCC6D" w:rsidR="00C74802" w:rsidRPr="002F0476" w:rsidRDefault="00C74802" w:rsidP="00C74802">
      <w:pPr>
        <w:spacing w:after="0"/>
        <w:rPr>
          <w:sz w:val="22"/>
          <w:szCs w:val="22"/>
        </w:rPr>
      </w:pPr>
      <w:r>
        <w:t>dove:</w:t>
      </w:r>
      <w:r>
        <w:br/>
        <w:t xml:space="preserve"> </w:t>
      </w:r>
      <w:r w:rsidRPr="002F0476">
        <w:rPr>
          <w:sz w:val="22"/>
          <w:szCs w:val="22"/>
        </w:rPr>
        <w:t xml:space="preserve">     "id": "</w:t>
      </w:r>
      <w:r>
        <w:rPr>
          <w:sz w:val="22"/>
          <w:szCs w:val="22"/>
        </w:rPr>
        <w:t>paginaxy</w:t>
      </w:r>
      <w:r w:rsidRPr="002F0476">
        <w:rPr>
          <w:sz w:val="22"/>
          <w:szCs w:val="22"/>
        </w:rPr>
        <w:t>",</w:t>
      </w:r>
      <w:r>
        <w:rPr>
          <w:sz w:val="22"/>
          <w:szCs w:val="22"/>
        </w:rPr>
        <w:t xml:space="preserve"> </w:t>
      </w:r>
      <w:r w:rsidR="00262A71">
        <w:rPr>
          <w:sz w:val="22"/>
          <w:szCs w:val="22"/>
        </w:rPr>
        <w:t>&lt;&lt;= Ad esempio: Carracci, Manifattura, Cavaticcio, PittoriCarracci</w:t>
      </w:r>
    </w:p>
    <w:p w14:paraId="0D4737D8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"lat": 44.49891,</w:t>
      </w:r>
      <w:r>
        <w:rPr>
          <w:sz w:val="22"/>
          <w:szCs w:val="22"/>
        </w:rPr>
        <w:t xml:space="preserve"> &lt;&lt;= latitudine da riportare dall’identificazione del POI per la nuova pagina</w:t>
      </w:r>
    </w:p>
    <w:p w14:paraId="00361471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"lon": 11.342241,</w:t>
      </w:r>
      <w:r>
        <w:rPr>
          <w:sz w:val="22"/>
          <w:szCs w:val="22"/>
        </w:rPr>
        <w:t xml:space="preserve">  &lt;&lt;= latitudine da riportare dall’identificazione del POI per la nuova pagina</w:t>
      </w:r>
    </w:p>
    <w:p w14:paraId="35BAE4A7" w14:textId="77777777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"threshold": 120,</w:t>
      </w:r>
      <w:r>
        <w:rPr>
          <w:sz w:val="22"/>
          <w:szCs w:val="22"/>
        </w:rPr>
        <w:t xml:space="preserve"> &lt;&lt;= distanza dal POI per la nuova pagina entro la quale segnala il POI</w:t>
      </w:r>
    </w:p>
    <w:p w14:paraId="5DE2BDF3" w14:textId="746B3063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"nav_id": "nav </w:t>
      </w:r>
      <w:r>
        <w:rPr>
          <w:sz w:val="22"/>
          <w:szCs w:val="22"/>
        </w:rPr>
        <w:t>Paginaxy</w:t>
      </w:r>
      <w:r w:rsidRPr="002F0476">
        <w:rPr>
          <w:sz w:val="22"/>
          <w:szCs w:val="22"/>
        </w:rPr>
        <w:t xml:space="preserve"> ",</w:t>
      </w:r>
      <w:r>
        <w:rPr>
          <w:sz w:val="22"/>
          <w:szCs w:val="22"/>
        </w:rPr>
        <w:t xml:space="preserve"> </w:t>
      </w:r>
      <w:r w:rsidR="00262A71">
        <w:rPr>
          <w:sz w:val="22"/>
          <w:szCs w:val="22"/>
        </w:rPr>
        <w:t xml:space="preserve"> &lt;&lt;= Ad esempio: navcarracci, navmanifattura, navcavaticcio, navpittoricarracci</w:t>
      </w:r>
    </w:p>
    <w:p w14:paraId="5E9DEEFD" w14:textId="4F2C3F0B" w:rsidR="00C74802" w:rsidRPr="002F0476" w:rsidRDefault="00C74802" w:rsidP="00C74802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"base_name": " </w:t>
      </w:r>
      <w:r>
        <w:rPr>
          <w:sz w:val="22"/>
          <w:szCs w:val="22"/>
        </w:rPr>
        <w:t>paginaxy</w:t>
      </w:r>
      <w:r w:rsidRPr="002F0476">
        <w:rPr>
          <w:sz w:val="22"/>
          <w:szCs w:val="22"/>
        </w:rPr>
        <w:t xml:space="preserve"> "</w:t>
      </w:r>
      <w:r w:rsidR="00262A71">
        <w:rPr>
          <w:sz w:val="22"/>
          <w:szCs w:val="22"/>
        </w:rPr>
        <w:t xml:space="preserve"> Ad esempio: carracci, manifattura, cavaticcio, pittoricarracci</w:t>
      </w:r>
    </w:p>
    <w:p w14:paraId="7C2536B1" w14:textId="07F43D05" w:rsidR="00C74802" w:rsidRPr="00CE7EF7" w:rsidRDefault="00C74802" w:rsidP="00C74802">
      <w:pPr>
        <w:spacing w:after="0"/>
        <w:rPr>
          <w:rFonts w:eastAsiaTheme="majorEastAsia" w:cstheme="majorBidi"/>
          <w:b/>
          <w:bCs/>
          <w:color w:val="0F4761" w:themeColor="accent1" w:themeShade="BF"/>
        </w:rPr>
      </w:pPr>
      <w:r>
        <w:br/>
        <w:t>Fatto questo, potete verificare che non ci siamo errori di formato json</w:t>
      </w:r>
      <w:r w:rsidR="00376920">
        <w:t xml:space="preserve"> usando il sito web </w:t>
      </w:r>
      <w:hyperlink r:id="rId19" w:history="1">
        <w:r w:rsidR="00376920" w:rsidRPr="00376920">
          <w:rPr>
            <w:rStyle w:val="Collegamentoipertestuale"/>
          </w:rPr>
          <w:t>https://jsonlint.com/</w:t>
        </w:r>
      </w:hyperlink>
      <w:r w:rsidR="00376920">
        <w:t xml:space="preserve"> e copiandovi in contenuto </w:t>
      </w:r>
      <w:r w:rsidR="00262A71">
        <w:t>di pois_config.json.</w:t>
      </w:r>
      <w:r w:rsidR="00262A71">
        <w:br/>
      </w:r>
      <w:r w:rsidR="00262A71">
        <w:br/>
      </w:r>
      <w:r>
        <w:br/>
      </w:r>
      <w:r w:rsidR="00CE7EF7" w:rsidRPr="00CE7EF7">
        <w:rPr>
          <w:b/>
          <w:bCs/>
          <w:highlight w:val="yellow"/>
        </w:rPr>
        <w:t>ATTENZIONE</w:t>
      </w:r>
      <w:r w:rsidR="00CE7EF7" w:rsidRPr="00CE7EF7">
        <w:rPr>
          <w:highlight w:val="yellow"/>
        </w:rPr>
        <w:t>: S</w:t>
      </w:r>
      <w:r w:rsidRPr="00CE7EF7">
        <w:rPr>
          <w:highlight w:val="yellow"/>
        </w:rPr>
        <w:t xml:space="preserve">olo dopo </w:t>
      </w:r>
      <w:r w:rsidR="00CE7EF7" w:rsidRPr="00CE7EF7">
        <w:rPr>
          <w:highlight w:val="yellow"/>
        </w:rPr>
        <w:t xml:space="preserve">aver creato la </w:t>
      </w:r>
      <w:r w:rsidRPr="00CE7EF7">
        <w:rPr>
          <w:highlight w:val="yellow"/>
        </w:rPr>
        <w:t>nuova pagina</w:t>
      </w:r>
      <w:r w:rsidR="00CE7EF7" w:rsidRPr="00CE7EF7">
        <w:rPr>
          <w:highlight w:val="yellow"/>
        </w:rPr>
        <w:t xml:space="preserve">, possiamo aggiornare i dati usando la procedura di aggiornamento </w:t>
      </w:r>
      <w:r w:rsidRPr="00CE7EF7">
        <w:rPr>
          <w:rFonts w:eastAsia="Times New Roman" w:cs="Times New Roman"/>
          <w:b/>
          <w:bCs/>
          <w:color w:val="000000"/>
          <w:kern w:val="0"/>
          <w:highlight w:val="yellow"/>
          <w:lang w:eastAsia="it-IT"/>
          <w14:ligatures w14:val="none"/>
        </w:rPr>
        <w:t>load_config_poi.py</w:t>
      </w:r>
      <w:r w:rsidRPr="00CE7EF7">
        <w:rPr>
          <w:b/>
          <w:bCs/>
        </w:rPr>
        <w:t xml:space="preserve"> </w:t>
      </w:r>
      <w:r w:rsidRPr="00CE7EF7">
        <w:rPr>
          <w:b/>
          <w:bCs/>
        </w:rPr>
        <w:br w:type="page"/>
      </w:r>
    </w:p>
    <w:p w14:paraId="2188C34A" w14:textId="77777777" w:rsidR="00C74802" w:rsidRDefault="00C74802" w:rsidP="005768C3"/>
    <w:p w14:paraId="52E13EF6" w14:textId="0CDEDC30" w:rsidR="00C45904" w:rsidRDefault="00C45904" w:rsidP="00051A1C">
      <w:pPr>
        <w:pStyle w:val="Titolo2"/>
      </w:pPr>
      <w:bookmarkStart w:id="17" w:name="tit_Crea_e_modifica_add_paginaxy_bat_NEW"/>
      <w:r>
        <w:t xml:space="preserve">Crea e modifica </w:t>
      </w:r>
      <w:r w:rsidRPr="007C0FF3">
        <w:t>add_</w:t>
      </w:r>
      <w:r>
        <w:t>paginaxy</w:t>
      </w:r>
      <w:r w:rsidRPr="007C0FF3">
        <w:t>.bat</w:t>
      </w:r>
      <w:r w:rsidR="00037657">
        <w:t xml:space="preserve"> </w:t>
      </w:r>
      <w:r w:rsidR="00CE7EF7">
        <w:t>(</w:t>
      </w:r>
      <w:r w:rsidR="00703A18">
        <w:t xml:space="preserve">da </w:t>
      </w:r>
      <w:r w:rsidR="00CE7EF7">
        <w:rPr>
          <w:b/>
          <w:bCs/>
        </w:rPr>
        <w:t>newpage</w:t>
      </w:r>
      <w:r w:rsidR="00CE7EF7" w:rsidRPr="00037657">
        <w:rPr>
          <w:b/>
          <w:bCs/>
        </w:rPr>
        <w:t>.bat</w:t>
      </w:r>
      <w:r w:rsidR="00CE7EF7">
        <w:t>)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371847" w:rsidRPr="00295975" w14:paraId="75929E76" w14:textId="77777777" w:rsidTr="001D4B63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7"/>
          <w:p w14:paraId="2510B810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1F7CF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8A4D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25C56FF4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03B0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4349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A4B3E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0D222E9E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A2BB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3B787" w14:textId="5B7D32FC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della pagina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4767B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48C2AAD8" w14:textId="77777777" w:rsidTr="001D4B63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2662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48231" w14:textId="58189062" w:rsidR="00371847" w:rsidRPr="00295975" w:rsidRDefault="00626949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3718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create_newpage.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bat  paginaxy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 w:rsidR="003718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python </w:t>
            </w:r>
            <w:r w:rsidR="00371847" w:rsidRPr="003718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create_newpage.py</w:t>
            </w:r>
            <w:r w:rsidR="003718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 paginaxy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367D3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5CBE9779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10C37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7B76" w14:textId="6C2D4289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Input: pois_config.json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  <w:t>Output: add_paginaxy.bat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343D9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4F6BCA6A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ED47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C7AFC" w14:textId="493FF479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6E63F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4DD824D0" w14:textId="77777777" w:rsidTr="001D4B63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121F1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007CB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7F0A8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371847" w:rsidRPr="00295975" w14:paraId="21E213D5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19D9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19551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0516" w14:textId="77777777" w:rsidR="00371847" w:rsidRPr="00295975" w:rsidRDefault="00371847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4FDE7A90" w14:textId="77777777" w:rsidR="00371847" w:rsidRPr="00371847" w:rsidRDefault="00371847" w:rsidP="00371847"/>
    <w:p w14:paraId="44246E99" w14:textId="43774D44" w:rsidR="005768C3" w:rsidRDefault="00037657" w:rsidP="005768C3">
      <w:r>
        <w:t xml:space="preserve">A partire dal file </w:t>
      </w:r>
      <w:r w:rsidR="009857D4">
        <w:rPr>
          <w:b/>
          <w:bCs/>
        </w:rPr>
        <w:t>tr</w:t>
      </w:r>
      <w:r>
        <w:t xml:space="preserve"> tramite una procedura python “create_</w:t>
      </w:r>
      <w:r w:rsidR="007D12E0">
        <w:t>new</w:t>
      </w:r>
      <w:r>
        <w:t>page.py” a cui viene passata il nome della nuova paginaxy viene creata la pagina add_paginaxy.bat.</w:t>
      </w:r>
      <w:r>
        <w:br/>
        <w:t xml:space="preserve">Questa procedura deve leggere il file </w:t>
      </w:r>
      <w:r w:rsidRPr="00037657">
        <w:rPr>
          <w:b/>
          <w:bCs/>
        </w:rPr>
        <w:t>pois</w:t>
      </w:r>
      <w:r w:rsidR="005C7320">
        <w:rPr>
          <w:b/>
          <w:bCs/>
        </w:rPr>
        <w:t>_</w:t>
      </w:r>
      <w:r w:rsidRPr="00037657">
        <w:rPr>
          <w:b/>
          <w:bCs/>
        </w:rPr>
        <w:t>config.json</w:t>
      </w:r>
      <w:r>
        <w:t xml:space="preserve"> e trovare un blocco corrispondente al nome della nuova pagina (paginaxy).</w:t>
      </w:r>
      <w:r w:rsidR="007D12E0">
        <w:t xml:space="preserve"> Se non trova in pois_config.json il blocco relativo alla nuova pagina, abbandona la procedura di creazione di add_paginaxy.bat.</w:t>
      </w:r>
      <w:r>
        <w:br/>
      </w:r>
      <w:r w:rsidR="00AF6791">
        <w:t xml:space="preserve">Lo script di partenza </w:t>
      </w:r>
      <w:r w:rsidR="00AF6791" w:rsidRPr="007C0FF3">
        <w:rPr>
          <w:b/>
          <w:bCs/>
        </w:rPr>
        <w:t>add_</w:t>
      </w:r>
      <w:r w:rsidR="007D12E0">
        <w:rPr>
          <w:b/>
          <w:bCs/>
        </w:rPr>
        <w:t>newpage</w:t>
      </w:r>
      <w:r w:rsidR="00AF6791" w:rsidRPr="007C0FF3">
        <w:rPr>
          <w:b/>
          <w:bCs/>
        </w:rPr>
        <w:t>.bat</w:t>
      </w:r>
      <w:r w:rsidR="00AF6791" w:rsidRPr="005768C3">
        <w:t xml:space="preserve"> </w:t>
      </w:r>
      <w:r w:rsidR="005768C3" w:rsidRPr="005768C3">
        <w:t>ha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"NAV_KEY_ID=navtemplate"</w:t>
      </w:r>
    </w:p>
    <w:p w14:paraId="57CA0905" w14:textId="2AE6BC1D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"PAGE_TITLE_IT=.??.. Template .??.."</w:t>
      </w:r>
      <w:r w:rsidR="00B41A83">
        <w:rPr>
          <w:rFonts w:cs="Miriam Mono CLM"/>
        </w:rPr>
        <w:t xml:space="preserve"> </w:t>
      </w:r>
      <w:r w:rsidR="00B41A83" w:rsidRPr="00B41A83">
        <w:rPr>
          <w:rFonts w:cs="Miriam Mono CLM"/>
          <w:highlight w:val="yellow"/>
        </w:rPr>
        <w:t>{{{obsoleto: gestione titoli per lingua}}}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23035AEF" w:rsidR="00F22A4E" w:rsidRPr="00F22A4E" w:rsidRDefault="00F22A4E" w:rsidP="005B2BB9">
      <w:pPr>
        <w:spacing w:after="0"/>
        <w:jc w:val="both"/>
        <w:rPr>
          <w:rFonts w:cs="Miriam Mono CLM"/>
        </w:rPr>
      </w:pPr>
      <w:r w:rsidRPr="00F22A4E">
        <w:rPr>
          <w:rFonts w:cs="Miriam Mono CLM"/>
        </w:rPr>
        <w:t>SET "REPO_ROOT=C:\Users\User\Documents\GitHub\</w:t>
      </w:r>
      <w:r w:rsidR="005B2BB9">
        <w:rPr>
          <w:rFonts w:cs="Miriam Mono CLM"/>
        </w:rPr>
        <w:t>Quadrilatero</w:t>
      </w:r>
      <w:r w:rsidRPr="00F22A4E">
        <w:rPr>
          <w:rFonts w:cs="Miriam Mono CLM"/>
        </w:rPr>
        <w:t>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Esegue il backup di main.js e dei 4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"%REPO_ROOT%\data\translations\it\texts.json"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"%REPO_ROOT%\data\translations\en\texts.json"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"%REPO_ROOT%\data\translations\es\texts.json"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"%REPO_ROOT%\data\translations\fr\texts.json"</w:t>
      </w:r>
    </w:p>
    <w:p w14:paraId="241D41F8" w14:textId="77777777" w:rsidR="00F22A4E" w:rsidRDefault="00F22A4E" w:rsidP="00F22A4E">
      <w:pPr>
        <w:spacing w:after="0"/>
        <w:rPr>
          <w:rFonts w:cs="Miriam Mono CLM"/>
        </w:rPr>
      </w:pPr>
    </w:p>
    <w:p w14:paraId="7208E208" w14:textId="1B00F02A" w:rsidR="00D24392" w:rsidRDefault="00D24392" w:rsidP="00F22A4E">
      <w:pPr>
        <w:spacing w:after="0"/>
        <w:rPr>
          <w:rFonts w:cs="Miriam Mono CLM"/>
        </w:rPr>
      </w:pPr>
      <w:r w:rsidRPr="00D24392">
        <w:rPr>
          <w:rFonts w:cs="Miriam Mono CLM"/>
          <w:highlight w:val="yellow"/>
        </w:rPr>
        <w:t>NEWS: Controllo della creazione del blocco per la pagina paginaxy nel file pois_config.json</w:t>
      </w:r>
    </w:p>
    <w:p w14:paraId="3F3BE6BA" w14:textId="013C1B14" w:rsidR="00A04346" w:rsidRPr="00F22A4E" w:rsidRDefault="00D24392" w:rsidP="00A04346">
      <w:pPr>
        <w:spacing w:after="0"/>
        <w:rPr>
          <w:rFonts w:cs="Miriam Mono CLM"/>
        </w:rPr>
      </w:pPr>
      <w:r>
        <w:rPr>
          <w:rFonts w:cs="Miriam Mono CLM"/>
        </w:rPr>
        <w:t xml:space="preserve">Tramite uno script python viene controllato l’esistenza del blocco relativo alla nuova pagina che deve essere creata. </w:t>
      </w:r>
      <w:r w:rsidR="00A04346">
        <w:rPr>
          <w:rFonts w:cs="Miriam Mono CLM"/>
        </w:rPr>
        <w:br/>
        <w:t xml:space="preserve">Se NON esiste il blocco corrispondente a </w:t>
      </w:r>
      <w:r w:rsidR="00A04346" w:rsidRPr="00F22A4E">
        <w:rPr>
          <w:rFonts w:cs="Miriam Mono CLM"/>
        </w:rPr>
        <w:t>SET "PAGE_ID=</w:t>
      </w:r>
      <w:r w:rsidR="00A04346">
        <w:rPr>
          <w:rFonts w:cs="Miriam Mono CLM"/>
        </w:rPr>
        <w:t>[paginaID]</w:t>
      </w:r>
      <w:r w:rsidR="00A04346" w:rsidRPr="00F22A4E">
        <w:rPr>
          <w:rFonts w:cs="Miriam Mono CLM"/>
        </w:rPr>
        <w:t>"</w:t>
      </w:r>
      <w:r w:rsidR="00A04346">
        <w:rPr>
          <w:rFonts w:cs="Miriam Mono CLM"/>
        </w:rPr>
        <w:t xml:space="preserve"> allora la procedura viene abbandonata e mandato il messaggio di caricare il blocco in </w:t>
      </w:r>
      <w:r w:rsidR="00A04346" w:rsidRPr="00FB5255">
        <w:rPr>
          <w:rFonts w:cs="Miriam Mono CLM"/>
          <w:b/>
          <w:bCs/>
        </w:rPr>
        <w:t>pois_config.json</w:t>
      </w:r>
      <w:r w:rsidR="00522921">
        <w:rPr>
          <w:rFonts w:cs="Miriam Mono CLM"/>
        </w:rPr>
        <w:t>.</w:t>
      </w:r>
    </w:p>
    <w:p w14:paraId="7308CD37" w14:textId="77777777" w:rsidR="00A04346" w:rsidRDefault="00A04346" w:rsidP="001E4F23">
      <w:pPr>
        <w:spacing w:after="0"/>
        <w:rPr>
          <w:rFonts w:cs="Miriam Mono CLM"/>
        </w:rPr>
      </w:pPr>
    </w:p>
    <w:p w14:paraId="69D293A2" w14:textId="74361882" w:rsidR="001E4F23" w:rsidRPr="00F22A4E" w:rsidRDefault="00D24392" w:rsidP="001E4F23">
      <w:pPr>
        <w:spacing w:after="0"/>
        <w:rPr>
          <w:rFonts w:cs="Miriam Mono CLM"/>
        </w:rPr>
      </w:pPr>
      <w:r>
        <w:rPr>
          <w:rFonts w:cs="Miriam Mono CLM"/>
        </w:rPr>
        <w:t>Se esiste</w:t>
      </w:r>
      <w:r w:rsidR="00522921">
        <w:rPr>
          <w:rFonts w:cs="Miriam Mono CLM"/>
        </w:rPr>
        <w:t xml:space="preserve"> il blocco corrispondente a </w:t>
      </w:r>
      <w:r w:rsidR="00522921" w:rsidRPr="00F22A4E">
        <w:rPr>
          <w:rFonts w:cs="Miriam Mono CLM"/>
        </w:rPr>
        <w:t>SET "PAGE_ID=</w:t>
      </w:r>
      <w:r w:rsidR="00522921">
        <w:rPr>
          <w:rFonts w:cs="Miriam Mono CLM"/>
        </w:rPr>
        <w:t>[paginaID]</w:t>
      </w:r>
      <w:r w:rsidR="00522921" w:rsidRPr="00F22A4E">
        <w:rPr>
          <w:rFonts w:cs="Miriam Mono CLM"/>
        </w:rPr>
        <w:t>"</w:t>
      </w:r>
      <w:r w:rsidR="00522921">
        <w:rPr>
          <w:rFonts w:cs="Miriam Mono CLM"/>
        </w:rPr>
        <w:t xml:space="preserve"> , allora viene riportato in </w:t>
      </w:r>
      <w:r w:rsidR="00FB5255">
        <w:rPr>
          <w:rFonts w:cs="Miriam Mono CLM"/>
        </w:rPr>
        <w:t>console il</w:t>
      </w:r>
      <w:r>
        <w:rPr>
          <w:rFonts w:cs="Miriam Mono CLM"/>
        </w:rPr>
        <w:t xml:space="preserve"> contenuto del blocco e </w:t>
      </w:r>
      <w:r w:rsidR="00522921">
        <w:rPr>
          <w:rFonts w:cs="Miriam Mono CLM"/>
        </w:rPr>
        <w:t>chiede conferma per procedere ad aggi</w:t>
      </w:r>
      <w:r>
        <w:rPr>
          <w:rFonts w:cs="Miriam Mono CLM"/>
        </w:rPr>
        <w:t>orna</w:t>
      </w:r>
      <w:r w:rsidR="00522921">
        <w:rPr>
          <w:rFonts w:cs="Miriam Mono CLM"/>
        </w:rPr>
        <w:t>re</w:t>
      </w:r>
      <w:r>
        <w:rPr>
          <w:rFonts w:cs="Miriam Mono CLM"/>
        </w:rPr>
        <w:t xml:space="preserve"> la configurazione </w:t>
      </w:r>
      <w:r w:rsidR="001E4F23">
        <w:rPr>
          <w:rFonts w:cs="Miriam Mono CLM"/>
        </w:rPr>
        <w:t>della nuova pagina</w:t>
      </w:r>
      <w:r w:rsidR="001E4F23">
        <w:rPr>
          <w:rFonts w:cs="Miriam Mono CLM"/>
        </w:rPr>
        <w:br/>
      </w:r>
      <w:r w:rsidR="001E4F23" w:rsidRPr="00F22A4E">
        <w:rPr>
          <w:rFonts w:cs="Miriam Mono CLM"/>
        </w:rPr>
        <w:t>"PAGE_ID</w:t>
      </w:r>
      <w:r w:rsidR="001E4F23">
        <w:rPr>
          <w:rFonts w:cs="Miriam Mono CLM"/>
        </w:rPr>
        <w:t>” &lt;&lt;= da “id”</w:t>
      </w:r>
    </w:p>
    <w:p w14:paraId="4E76A74F" w14:textId="43B95D35" w:rsidR="001E4F23" w:rsidRPr="00F22A4E" w:rsidRDefault="001E4F23" w:rsidP="001E4F23">
      <w:pPr>
        <w:spacing w:after="0"/>
        <w:rPr>
          <w:rFonts w:cs="Miriam Mono CLM"/>
        </w:rPr>
      </w:pPr>
      <w:r w:rsidRPr="00F22A4E">
        <w:rPr>
          <w:rFonts w:cs="Miriam Mono CLM"/>
        </w:rPr>
        <w:t>"NAV_KEY_ID"</w:t>
      </w:r>
      <w:r>
        <w:rPr>
          <w:rFonts w:cs="Miriam Mono CLM"/>
        </w:rPr>
        <w:t xml:space="preserve"> &lt;&lt;= da “nav_id”</w:t>
      </w:r>
    </w:p>
    <w:p w14:paraId="38FD6C66" w14:textId="032D2368" w:rsidR="001E4F23" w:rsidRPr="00F22A4E" w:rsidRDefault="001E4F23" w:rsidP="001E4F23">
      <w:pPr>
        <w:spacing w:after="0"/>
        <w:rPr>
          <w:rFonts w:cs="Miriam Mono CLM"/>
        </w:rPr>
      </w:pPr>
      <w:r w:rsidRPr="00F22A4E">
        <w:rPr>
          <w:rFonts w:cs="Miriam Mono CLM"/>
        </w:rPr>
        <w:t>"PAGE_TITLE_IT</w:t>
      </w:r>
      <w:r>
        <w:rPr>
          <w:rFonts w:cs="Miriam Mono CLM"/>
        </w:rPr>
        <w:t>” &lt;&lt;= da “</w:t>
      </w:r>
      <w:r w:rsidR="00A04346">
        <w:rPr>
          <w:rFonts w:cs="Miriam Mono CLM"/>
        </w:rPr>
        <w:t xml:space="preserve">id” (in seguito viene aggiornato in tutte le lingue </w:t>
      </w:r>
      <w:r w:rsidR="00A04346" w:rsidRPr="00A04346">
        <w:rPr>
          <w:rFonts w:cs="Miriam Mono CLM"/>
        </w:rPr>
        <w:t>manual_key_updater.bat</w:t>
      </w:r>
      <w:r w:rsidR="00A04346">
        <w:rPr>
          <w:rFonts w:cs="Miriam Mono CLM"/>
        </w:rPr>
        <w:t>)</w:t>
      </w:r>
    </w:p>
    <w:p w14:paraId="0B2F5FA1" w14:textId="0BF08DDA" w:rsidR="001E4F23" w:rsidRPr="00F22A4E" w:rsidRDefault="001E4F23" w:rsidP="001E4F23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"LAT" </w:t>
      </w:r>
      <w:r>
        <w:rPr>
          <w:rFonts w:cs="Miriam Mono CLM"/>
        </w:rPr>
        <w:t>&lt;&lt;= da “lat”</w:t>
      </w:r>
    </w:p>
    <w:p w14:paraId="10A39A21" w14:textId="3D38B4F0" w:rsidR="001E4F23" w:rsidRPr="00F22A4E" w:rsidRDefault="001E4F23" w:rsidP="001E4F23">
      <w:pPr>
        <w:spacing w:after="0"/>
        <w:rPr>
          <w:rFonts w:cs="Miriam Mono CLM"/>
        </w:rPr>
      </w:pPr>
      <w:r w:rsidRPr="00F22A4E">
        <w:rPr>
          <w:rFonts w:cs="Miriam Mono CLM"/>
        </w:rPr>
        <w:t>"LON"</w:t>
      </w:r>
      <w:r>
        <w:rPr>
          <w:rFonts w:cs="Miriam Mono CLM"/>
        </w:rPr>
        <w:t xml:space="preserve"> &lt;&lt;= da “lon”</w:t>
      </w:r>
    </w:p>
    <w:p w14:paraId="6F5CAD7E" w14:textId="1D3B49CE" w:rsidR="001E4F23" w:rsidRDefault="001E4F23" w:rsidP="001E4F23">
      <w:pPr>
        <w:spacing w:after="0"/>
        <w:rPr>
          <w:rFonts w:cs="Miriam Mono CLM"/>
        </w:rPr>
      </w:pPr>
      <w:r w:rsidRPr="00F22A4E">
        <w:rPr>
          <w:rFonts w:cs="Miriam Mono CLM"/>
        </w:rPr>
        <w:t>"DISTANCE"</w:t>
      </w:r>
      <w:r>
        <w:rPr>
          <w:rFonts w:cs="Miriam Mono CLM"/>
        </w:rPr>
        <w:t xml:space="preserve"> &lt;&lt;= da “</w:t>
      </w:r>
      <w:r w:rsidRPr="002F0476">
        <w:rPr>
          <w:sz w:val="22"/>
          <w:szCs w:val="22"/>
        </w:rPr>
        <w:t>threshold</w:t>
      </w:r>
      <w:r>
        <w:rPr>
          <w:sz w:val="22"/>
          <w:szCs w:val="22"/>
        </w:rPr>
        <w:t>”</w:t>
      </w:r>
    </w:p>
    <w:p w14:paraId="6A905C24" w14:textId="511E3AA1" w:rsidR="001E4F23" w:rsidRPr="002F0476" w:rsidRDefault="001E4F23" w:rsidP="001E4F23">
      <w:pPr>
        <w:spacing w:after="0"/>
        <w:rPr>
          <w:sz w:val="22"/>
          <w:szCs w:val="22"/>
        </w:rPr>
      </w:pPr>
      <w:r>
        <w:rPr>
          <w:rFonts w:cs="Miriam Mono CLM"/>
        </w:rPr>
        <w:t>A partire dal blocco (ad esempio)</w:t>
      </w:r>
      <w:r>
        <w:rPr>
          <w:rFonts w:cs="Miriam Mono CLM"/>
        </w:rPr>
        <w:br/>
      </w:r>
      <w:r w:rsidRPr="002F0476">
        <w:rPr>
          <w:sz w:val="22"/>
          <w:szCs w:val="22"/>
        </w:rPr>
        <w:t xml:space="preserve">    {</w:t>
      </w:r>
    </w:p>
    <w:p w14:paraId="3F2BCA8A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"id": "manifattura",</w:t>
      </w:r>
    </w:p>
    <w:p w14:paraId="0E05D479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"lat": 44.49891,</w:t>
      </w:r>
    </w:p>
    <w:p w14:paraId="10B4CC40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"lon": 11.342241,</w:t>
      </w:r>
    </w:p>
    <w:p w14:paraId="030C5FC3" w14:textId="3DCCD1B2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"threshold": 50,</w:t>
      </w:r>
      <w:r>
        <w:rPr>
          <w:sz w:val="22"/>
          <w:szCs w:val="22"/>
        </w:rPr>
        <w:t xml:space="preserve">  </w:t>
      </w:r>
    </w:p>
    <w:p w14:paraId="0CC26B46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"nav_id": "navManifattura",</w:t>
      </w:r>
    </w:p>
    <w:p w14:paraId="199A0F16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  "base_name": "manifattura"</w:t>
      </w:r>
    </w:p>
    <w:p w14:paraId="4641815F" w14:textId="77777777" w:rsidR="001E4F23" w:rsidRPr="002F0476" w:rsidRDefault="001E4F23" w:rsidP="001E4F23">
      <w:pPr>
        <w:spacing w:after="0"/>
        <w:rPr>
          <w:sz w:val="22"/>
          <w:szCs w:val="22"/>
        </w:rPr>
      </w:pPr>
      <w:r w:rsidRPr="002F0476">
        <w:rPr>
          <w:sz w:val="22"/>
          <w:szCs w:val="22"/>
        </w:rPr>
        <w:t xml:space="preserve">    },</w:t>
      </w:r>
    </w:p>
    <w:p w14:paraId="04EAA81B" w14:textId="720ED7A9" w:rsidR="001E4F23" w:rsidRDefault="001E4F23" w:rsidP="00F22A4E">
      <w:pPr>
        <w:spacing w:after="0"/>
        <w:rPr>
          <w:rFonts w:cs="Miriam Mono CLM"/>
        </w:rPr>
      </w:pPr>
      <w:r>
        <w:rPr>
          <w:rFonts w:cs="Miriam Mono CLM"/>
        </w:rPr>
        <w:t xml:space="preserve">rimane il titolo in italiano da aggiornare, ma viene </w:t>
      </w:r>
      <w:r w:rsidR="00A04346">
        <w:rPr>
          <w:rFonts w:cs="Miriam Mono CLM"/>
        </w:rPr>
        <w:t xml:space="preserve">aggiornato dal caricamento delle informazioni statiche per tutte le lingue. E possiamo dare anche il nome della pagina “id”.  Vedi  </w:t>
      </w:r>
      <w:hyperlink w:anchor="_Caricamento_dei_testi" w:history="1">
        <w:r w:rsidR="00A04346" w:rsidRPr="00A04346">
          <w:rPr>
            <w:rStyle w:val="Collegamentoipertestuale"/>
            <w:rFonts w:cs="Miriam Mono CLM"/>
          </w:rPr>
          <w:t>Caricamento dei testi statici: manual_key_updater.bat</w:t>
        </w:r>
      </w:hyperlink>
    </w:p>
    <w:p w14:paraId="5D1B00B8" w14:textId="77777777" w:rsidR="001E4F23" w:rsidRDefault="001E4F23" w:rsidP="00F22A4E">
      <w:pPr>
        <w:spacing w:after="0"/>
        <w:rPr>
          <w:rFonts w:cs="Miriam Mono CLM"/>
        </w:rPr>
      </w:pPr>
    </w:p>
    <w:p w14:paraId="3EF2B043" w14:textId="393FBBF9" w:rsidR="00D24392" w:rsidRPr="00F22A4E" w:rsidRDefault="001E4F23" w:rsidP="00F22A4E">
      <w:pPr>
        <w:spacing w:after="0"/>
        <w:rPr>
          <w:rFonts w:cs="Miriam Mono CLM"/>
        </w:rPr>
      </w:pPr>
      <w:r w:rsidRPr="00D24392">
        <w:rPr>
          <w:rFonts w:cs="Miriam Mono CLM"/>
          <w:highlight w:val="yellow"/>
        </w:rPr>
        <w:t>NEWS</w:t>
      </w:r>
      <w:r>
        <w:rPr>
          <w:rFonts w:cs="Miriam Mono CLM"/>
          <w:highlight w:val="yellow"/>
        </w:rPr>
        <w:t xml:space="preserve"> FINE</w:t>
      </w:r>
      <w:r>
        <w:rPr>
          <w:rFonts w:cs="Miriam Mono CLM"/>
        </w:rPr>
        <w:br/>
      </w: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python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37C0D636" w14:textId="77777777" w:rsidR="00C45904" w:rsidRDefault="00C45904"/>
    <w:p w14:paraId="7A9086CB" w14:textId="5F29D365" w:rsidR="005768C3" w:rsidRPr="005768C3" w:rsidRDefault="005768C3" w:rsidP="005768C3">
      <w:r w:rsidRPr="005768C3">
        <w:t>e come vedete quest</w:t>
      </w:r>
      <w:r w:rsidR="007C0FF3">
        <w:t>o script</w:t>
      </w:r>
      <w:r w:rsidRPr="005768C3">
        <w:t xml:space="preserve"> prevede che siano compilati a mano</w:t>
      </w:r>
      <w:r w:rsidR="005B2BB9">
        <w:t xml:space="preserve"> quelli evidenziati in grassetto</w:t>
      </w:r>
      <w:r w:rsidRPr="005768C3">
        <w:t>:</w:t>
      </w:r>
    </w:p>
    <w:p w14:paraId="159019A7" w14:textId="77777777" w:rsidR="005768C3" w:rsidRPr="005768C3" w:rsidRDefault="005768C3" w:rsidP="0047513D">
      <w:pPr>
        <w:spacing w:after="0"/>
      </w:pPr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47513D">
      <w:pPr>
        <w:spacing w:after="0"/>
      </w:pPr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47513D">
      <w:pPr>
        <w:spacing w:after="0"/>
      </w:pPr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47B06EF2" w:rsidR="005768C3" w:rsidRPr="005768C3" w:rsidRDefault="005768C3" w:rsidP="0047513D">
      <w:pPr>
        <w:spacing w:after="0"/>
      </w:pPr>
      <w:r w:rsidRPr="005768C3">
        <w:t>:: inserire le coordinate Latitudine della foto scelta</w:t>
      </w:r>
      <w:r w:rsidR="009D04DF">
        <w:t xml:space="preserve"> </w:t>
      </w:r>
      <w:r w:rsidR="009D04DF" w:rsidRPr="00B41A83">
        <w:t>(</w:t>
      </w:r>
      <w:r w:rsidR="0063763F" w:rsidRPr="00B41A83">
        <w:t xml:space="preserve">[paginaxy].jpg </w:t>
      </w:r>
      <w:r w:rsidR="009D04DF" w:rsidRPr="00B41A83">
        <w:t>)</w:t>
      </w:r>
    </w:p>
    <w:p w14:paraId="1E1335D0" w14:textId="77777777" w:rsidR="005768C3" w:rsidRPr="005768C3" w:rsidRDefault="005768C3" w:rsidP="0047513D">
      <w:pPr>
        <w:spacing w:after="0"/>
      </w:pPr>
      <w:r w:rsidRPr="005768C3">
        <w:t>SET "LAT=</w:t>
      </w:r>
      <w:r w:rsidRPr="0047513D">
        <w:rPr>
          <w:b/>
          <w:bCs/>
        </w:rPr>
        <w:t>44.50085</w:t>
      </w:r>
      <w:r w:rsidRPr="005768C3">
        <w:t>"  </w:t>
      </w:r>
    </w:p>
    <w:p w14:paraId="62043AB6" w14:textId="414B25C5" w:rsidR="005768C3" w:rsidRPr="005768C3" w:rsidRDefault="005768C3" w:rsidP="0047513D">
      <w:pPr>
        <w:spacing w:after="0"/>
      </w:pPr>
      <w:r w:rsidRPr="005768C3">
        <w:t>:: inserire le coordinate Longitudine della foto scelta</w:t>
      </w:r>
      <w:r w:rsidR="009D04DF">
        <w:t xml:space="preserve"> </w:t>
      </w:r>
      <w:r w:rsidR="0063763F" w:rsidRPr="00B41A83">
        <w:t>([paginaxy].jpg )</w:t>
      </w:r>
    </w:p>
    <w:p w14:paraId="574D4343" w14:textId="77777777" w:rsidR="005768C3" w:rsidRPr="005768C3" w:rsidRDefault="005768C3" w:rsidP="0047513D">
      <w:pPr>
        <w:spacing w:after="0"/>
      </w:pPr>
      <w:r w:rsidRPr="005768C3">
        <w:t>SET "LON=</w:t>
      </w:r>
      <w:r w:rsidRPr="0047513D">
        <w:rPr>
          <w:b/>
          <w:bCs/>
        </w:rPr>
        <w:t>11.33610</w:t>
      </w:r>
      <w:r w:rsidRPr="005768C3">
        <w:t>"</w:t>
      </w:r>
    </w:p>
    <w:p w14:paraId="4A1A57CD" w14:textId="77777777" w:rsidR="005768C3" w:rsidRPr="005768C3" w:rsidRDefault="005768C3" w:rsidP="0047513D">
      <w:pPr>
        <w:spacing w:after="0"/>
      </w:pPr>
      <w:r w:rsidRPr="005768C3">
        <w:t>SET "DISTANCE=</w:t>
      </w:r>
      <w:r w:rsidRPr="0047513D">
        <w:rPr>
          <w:b/>
          <w:bCs/>
        </w:rPr>
        <w:t>50</w:t>
      </w:r>
      <w:r w:rsidRPr="005768C3">
        <w:t>"</w:t>
      </w:r>
    </w:p>
    <w:p w14:paraId="63C28ADC" w14:textId="77777777" w:rsidR="005B2BB9" w:rsidRPr="00F22A4E" w:rsidRDefault="005B2BB9" w:rsidP="005B2BB9">
      <w:pPr>
        <w:spacing w:after="0"/>
        <w:jc w:val="both"/>
        <w:rPr>
          <w:rFonts w:cs="Miriam Mono CLM"/>
        </w:rPr>
      </w:pPr>
      <w:r w:rsidRPr="00F22A4E">
        <w:rPr>
          <w:rFonts w:cs="Miriam Mono CLM"/>
        </w:rPr>
        <w:t>SET "REPO_ROOT=C:\Users\User\Documents\GitHub\</w:t>
      </w:r>
      <w:r>
        <w:rPr>
          <w:rFonts w:cs="Miriam Mono CLM"/>
        </w:rPr>
        <w:t>Quadrilatero</w:t>
      </w:r>
      <w:r w:rsidRPr="00F22A4E">
        <w:rPr>
          <w:rFonts w:cs="Miriam Mono CLM"/>
        </w:rPr>
        <w:t>"</w:t>
      </w:r>
    </w:p>
    <w:p w14:paraId="39561182" w14:textId="77777777" w:rsidR="005B2BB9" w:rsidRPr="00F22A4E" w:rsidRDefault="005B2BB9" w:rsidP="005B2BB9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35EA7E2C" w14:textId="77777777" w:rsidR="005B2BB9" w:rsidRPr="00F22A4E" w:rsidRDefault="005B2BB9" w:rsidP="005B2BB9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03DD0E8A" w14:textId="77777777" w:rsidR="00EB3499" w:rsidRDefault="00EB3499" w:rsidP="0047513D">
      <w:pPr>
        <w:spacing w:after="0"/>
      </w:pPr>
    </w:p>
    <w:p w14:paraId="6FA733FA" w14:textId="1A107173" w:rsidR="005768C3" w:rsidRDefault="00DE2FB6" w:rsidP="0047513D">
      <w:pPr>
        <w:spacing w:after="0"/>
      </w:pPr>
      <w:r>
        <w:t xml:space="preserve">Riporto un esempio di come dovrebbe essere lo script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</w:p>
    <w:p w14:paraId="19477375" w14:textId="77777777" w:rsidR="00DE2FB6" w:rsidRDefault="00DE2FB6" w:rsidP="0047513D">
      <w:pPr>
        <w:spacing w:after="0"/>
      </w:pPr>
      <w:r>
        <w:t>@echo off</w:t>
      </w:r>
    </w:p>
    <w:p w14:paraId="65251BEE" w14:textId="77777777" w:rsidR="00DE2FB6" w:rsidRDefault="00DE2FB6" w:rsidP="0047513D">
      <w:pPr>
        <w:spacing w:after="0"/>
      </w:pPr>
      <w:r>
        <w:t>ECHO =========================================================</w:t>
      </w:r>
    </w:p>
    <w:p w14:paraId="5BAD5DCA" w14:textId="02A03088" w:rsidR="00DE2FB6" w:rsidRDefault="00DE2FB6" w:rsidP="0047513D">
      <w:pPr>
        <w:spacing w:after="0"/>
      </w:pPr>
      <w:r>
        <w:t xml:space="preserve">ECHO AGGIUNTA NUOVA PAGINA: </w:t>
      </w:r>
      <w:r w:rsidR="00640D20">
        <w:t>PAGINAXY</w:t>
      </w:r>
    </w:p>
    <w:p w14:paraId="24F3F08A" w14:textId="77777777" w:rsidR="00DE2FB6" w:rsidRDefault="00DE2FB6" w:rsidP="0047513D">
      <w:pPr>
        <w:spacing w:after="0"/>
      </w:pPr>
      <w:r>
        <w:t>ECHO =========================================================</w:t>
      </w:r>
    </w:p>
    <w:p w14:paraId="3D5FB606" w14:textId="77777777" w:rsidR="00DE2FB6" w:rsidRDefault="00DE2FB6" w:rsidP="0047513D">
      <w:pPr>
        <w:spacing w:after="0"/>
      </w:pPr>
      <w:r>
        <w:t> </w:t>
      </w:r>
    </w:p>
    <w:p w14:paraId="1BD6E07E" w14:textId="77777777" w:rsidR="00DE2FB6" w:rsidRDefault="00DE2FB6" w:rsidP="0047513D">
      <w:pPr>
        <w:spacing w:after="0"/>
      </w:pPr>
      <w:r>
        <w:t>:: --- CONFIGURAZIONE PAGINA (DA COMPILARE MANUALMENTE) ---</w:t>
      </w:r>
    </w:p>
    <w:p w14:paraId="1D6F1339" w14:textId="00CE35E3" w:rsidR="00DE2FB6" w:rsidRDefault="00DE2FB6" w:rsidP="0047513D">
      <w:pPr>
        <w:spacing w:after="0"/>
      </w:pPr>
      <w:r>
        <w:t>SET "PAGE_ID=</w:t>
      </w:r>
      <w:r w:rsidR="00640D20">
        <w:t>paginaxy</w:t>
      </w:r>
      <w:r>
        <w:t>"</w:t>
      </w:r>
    </w:p>
    <w:p w14:paraId="49413631" w14:textId="5236FFED" w:rsidR="00DE2FB6" w:rsidRDefault="00DE2FB6" w:rsidP="0047513D">
      <w:pPr>
        <w:spacing w:after="0"/>
      </w:pPr>
      <w:r>
        <w:t>SET "NAV_KEY_ID=nav</w:t>
      </w:r>
      <w:r w:rsidR="00640D20">
        <w:t>paginaxy</w:t>
      </w:r>
      <w:r>
        <w:t>"</w:t>
      </w:r>
    </w:p>
    <w:p w14:paraId="65C8D063" w14:textId="77777777" w:rsidR="00DE2FB6" w:rsidRDefault="00DE2FB6" w:rsidP="0047513D">
      <w:pPr>
        <w:spacing w:after="0"/>
      </w:pPr>
      <w:r>
        <w:t>SET "PAGE_TITLE_IT=Il nome della pagina nella navigazione"</w:t>
      </w:r>
    </w:p>
    <w:p w14:paraId="63EF56F4" w14:textId="69494F5F" w:rsidR="00DE2FB6" w:rsidRDefault="00DE2FB6" w:rsidP="0047513D">
      <w:pPr>
        <w:spacing w:after="0"/>
      </w:pPr>
      <w:r>
        <w:t>:: INSERISCI QUI LE COORDINATE ESTRATTE da</w:t>
      </w:r>
      <w:r w:rsidR="00B41A83">
        <w:t>:</w:t>
      </w:r>
      <w:r w:rsidR="00B41A83">
        <w:br/>
      </w:r>
      <w:r>
        <w:t xml:space="preserve"> get_coords_from_img.bat</w:t>
      </w:r>
      <w:r w:rsidR="00B41A83">
        <w:t xml:space="preserve"> (per foto con GPS) </w:t>
      </w:r>
      <w:r w:rsidR="00B41A83">
        <w:br/>
        <w:t xml:space="preserve"> oppure Google Maps</w:t>
      </w:r>
      <w:r>
        <w:t>:</w:t>
      </w:r>
    </w:p>
    <w:p w14:paraId="6FE7CB8B" w14:textId="77777777" w:rsidR="00DE2FB6" w:rsidRDefault="00DE2FB6" w:rsidP="0047513D">
      <w:pPr>
        <w:spacing w:after="0"/>
      </w:pPr>
      <w:r>
        <w:t>SET "LAT=44.500664"</w:t>
      </w:r>
    </w:p>
    <w:p w14:paraId="2A788BD5" w14:textId="77777777" w:rsidR="00DE2FB6" w:rsidRDefault="00DE2FB6" w:rsidP="0047513D">
      <w:pPr>
        <w:spacing w:after="0"/>
      </w:pPr>
      <w:r>
        <w:t>SET "LON=11.340769"</w:t>
      </w:r>
    </w:p>
    <w:p w14:paraId="6D99396D" w14:textId="77777777" w:rsidR="00DE2FB6" w:rsidRDefault="00DE2FB6" w:rsidP="0047513D">
      <w:pPr>
        <w:spacing w:after="0"/>
      </w:pPr>
      <w:r>
        <w:t>SET "DISTANCE=50"</w:t>
      </w:r>
    </w:p>
    <w:p w14:paraId="2A3CFCA4" w14:textId="7AEE31D1" w:rsidR="00DE2FB6" w:rsidRDefault="00DE2FB6" w:rsidP="0047513D">
      <w:pPr>
        <w:spacing w:after="0"/>
      </w:pPr>
      <w:r>
        <w:t>SET "REPO_ROOT=C:\Users\User\Documents\GitHub\</w:t>
      </w:r>
      <w:r w:rsidR="00B41A83">
        <w:t>Quadrilatero</w:t>
      </w:r>
      <w:r>
        <w:t>"</w:t>
      </w:r>
    </w:p>
    <w:p w14:paraId="00B4E4BE" w14:textId="77777777" w:rsidR="00DE2FB6" w:rsidRDefault="00DE2FB6" w:rsidP="0047513D">
      <w:pPr>
        <w:spacing w:after="0"/>
      </w:pPr>
      <w:r>
        <w:t>SET "UTILITIES=%REPO_ROOT%\Utilities"</w:t>
      </w:r>
    </w:p>
    <w:p w14:paraId="36B7F33D" w14:textId="77777777" w:rsidR="00DE2FB6" w:rsidRDefault="00DE2FB6" w:rsidP="0047513D">
      <w:pPr>
        <w:spacing w:after="0"/>
      </w:pPr>
      <w:r>
        <w:t>:: --------------------------------------------------------</w:t>
      </w:r>
    </w:p>
    <w:p w14:paraId="49FB3710" w14:textId="77777777" w:rsidR="00DE2FB6" w:rsidRDefault="00DE2FB6" w:rsidP="0047513D">
      <w:pPr>
        <w:spacing w:after="0"/>
      </w:pPr>
      <w:r>
        <w:t> </w:t>
      </w:r>
    </w:p>
    <w:p w14:paraId="457C4631" w14:textId="77777777" w:rsidR="00DE2FB6" w:rsidRDefault="00DE2FB6" w:rsidP="0047513D">
      <w:pPr>
        <w:spacing w:after="0"/>
      </w:pPr>
      <w:r>
        <w:t>ECHO 1. Eseguo il backup dei file critici...</w:t>
      </w:r>
    </w:p>
    <w:p w14:paraId="4B9D966C" w14:textId="77777777" w:rsidR="00DE2FB6" w:rsidRDefault="00DE2FB6" w:rsidP="0047513D">
      <w:pPr>
        <w:spacing w:after="0"/>
      </w:pPr>
      <w:r>
        <w:t> </w:t>
      </w:r>
    </w:p>
    <w:p w14:paraId="77A09827" w14:textId="77777777" w:rsidR="00DE2FB6" w:rsidRDefault="00DE2FB6" w:rsidP="0047513D">
      <w:pPr>
        <w:spacing w:after="0"/>
      </w:pPr>
      <w:r>
        <w:t>:: Esegue il backup di main.js e dei 4 JSON prima di modificarli</w:t>
      </w:r>
    </w:p>
    <w:p w14:paraId="66FA1816" w14:textId="77777777" w:rsidR="00DE2FB6" w:rsidRDefault="00DE2FB6" w:rsidP="0047513D">
      <w:pPr>
        <w:spacing w:after="0"/>
      </w:pPr>
      <w:r>
        <w:t>CALL "%UTILITIES%\salvag.bat" "%REPO_ROOT%\main.js"</w:t>
      </w:r>
    </w:p>
    <w:p w14:paraId="237AF104" w14:textId="77777777" w:rsidR="00DE2FB6" w:rsidRDefault="00DE2FB6" w:rsidP="0047513D">
      <w:pPr>
        <w:spacing w:after="0"/>
      </w:pPr>
      <w:r>
        <w:t>CALL "%UTILITIES%\salvag.bat" "%REPO_ROOT%\data\translations\it\texts.json"</w:t>
      </w:r>
    </w:p>
    <w:p w14:paraId="3E7CE4F2" w14:textId="77777777" w:rsidR="00DE2FB6" w:rsidRDefault="00DE2FB6" w:rsidP="0047513D">
      <w:pPr>
        <w:spacing w:after="0"/>
      </w:pPr>
      <w:r>
        <w:t>CALL "%UTILITIES%\salvag.bat" "%REPO_ROOT%\data\translations\en\texts.json"</w:t>
      </w:r>
    </w:p>
    <w:p w14:paraId="5867DE1F" w14:textId="77777777" w:rsidR="00DE2FB6" w:rsidRDefault="00DE2FB6" w:rsidP="0047513D">
      <w:pPr>
        <w:spacing w:after="0"/>
      </w:pPr>
      <w:r>
        <w:t>CALL "%UTILITIES%\salvag.bat" "%REPO_ROOT%\data\translations\es\texts.json"</w:t>
      </w:r>
    </w:p>
    <w:p w14:paraId="23C12CAC" w14:textId="77777777" w:rsidR="00DE2FB6" w:rsidRDefault="00DE2FB6" w:rsidP="0047513D">
      <w:pPr>
        <w:spacing w:after="0"/>
      </w:pPr>
      <w:r>
        <w:t>CALL "%UTILITIES%\salvag.bat" "%REPO_ROOT%\data\translations\fr\texts.json"</w:t>
      </w:r>
    </w:p>
    <w:p w14:paraId="44DB7B0E" w14:textId="77777777" w:rsidR="00DE2FB6" w:rsidRDefault="00DE2FB6" w:rsidP="0047513D">
      <w:pPr>
        <w:spacing w:after="0"/>
      </w:pPr>
      <w:r>
        <w:t> </w:t>
      </w:r>
    </w:p>
    <w:p w14:paraId="330CA73F" w14:textId="77777777" w:rsidR="00DE2FB6" w:rsidRDefault="00DE2FB6" w:rsidP="0047513D">
      <w:pPr>
        <w:spacing w:after="0"/>
      </w:pPr>
      <w:r>
        <w:t>ECHO.</w:t>
      </w:r>
    </w:p>
    <w:p w14:paraId="0778E997" w14:textId="77777777" w:rsidR="00DE2FB6" w:rsidRDefault="00DE2FB6" w:rsidP="0047513D">
      <w:pPr>
        <w:spacing w:after="0"/>
      </w:pPr>
      <w:r>
        <w:t>ECHO 2. Esecuzione dello script Python per gli interventi globali...</w:t>
      </w:r>
    </w:p>
    <w:p w14:paraId="44A60731" w14:textId="30D6FE5A" w:rsidR="00DE2FB6" w:rsidRDefault="00DE2FB6" w:rsidP="0047513D">
      <w:pPr>
        <w:spacing w:after="0"/>
      </w:pPr>
      <w:r>
        <w:t xml:space="preserve">ECHO (Crea blocchi JSON, riga </w:t>
      </w:r>
      <w:r w:rsidR="00EB3499">
        <w:t>POIS</w:t>
      </w:r>
      <w:r>
        <w:t>_LOCATIONS, voce Nav e file HTML)</w:t>
      </w:r>
    </w:p>
    <w:p w14:paraId="306ECBA0" w14:textId="77777777" w:rsidR="00DE2FB6" w:rsidRDefault="00DE2FB6" w:rsidP="0047513D">
      <w:pPr>
        <w:spacing w:after="0"/>
      </w:pPr>
      <w:r>
        <w:t> </w:t>
      </w:r>
    </w:p>
    <w:p w14:paraId="25869763" w14:textId="77777777" w:rsidR="00DE2FB6" w:rsidRDefault="00DE2FB6" w:rsidP="0047513D">
      <w:pPr>
        <w:spacing w:after="0"/>
      </w:pPr>
      <w:r>
        <w:t>python add_page.py "%PAGE_ID%" "%NAV_KEY_ID%" "%PAGE_TITLE_IT%" "%LAT%" "%LON%" "%DISTANCE%" "%REPO_ROOT%"</w:t>
      </w:r>
    </w:p>
    <w:p w14:paraId="376A77C6" w14:textId="77777777" w:rsidR="00DE2FB6" w:rsidRDefault="00DE2FB6" w:rsidP="0047513D">
      <w:pPr>
        <w:spacing w:after="0"/>
      </w:pPr>
      <w:r>
        <w:t> </w:t>
      </w:r>
    </w:p>
    <w:p w14:paraId="0A81B35C" w14:textId="77777777" w:rsidR="00DE2FB6" w:rsidRDefault="00DE2FB6" w:rsidP="0047513D">
      <w:pPr>
        <w:spacing w:after="0"/>
      </w:pPr>
      <w:r>
        <w:t>ECHO.</w:t>
      </w:r>
    </w:p>
    <w:p w14:paraId="2CCA8E64" w14:textId="77777777" w:rsidR="00DE2FB6" w:rsidRDefault="00DE2FB6" w:rsidP="0047513D">
      <w:pPr>
        <w:spacing w:after="0"/>
      </w:pPr>
      <w:r>
        <w:t>ECHO Operazione completata. Controlla i file modificati.</w:t>
      </w:r>
    </w:p>
    <w:p w14:paraId="796F0783" w14:textId="71C54E1E" w:rsidR="00DE2FB6" w:rsidRPr="00DE2FB6" w:rsidRDefault="00DE2FB6" w:rsidP="0047513D">
      <w:pPr>
        <w:spacing w:after="0"/>
        <w:rPr>
          <w:u w:val="single"/>
        </w:rPr>
      </w:pPr>
      <w:r>
        <w:t>PAUSE</w:t>
      </w:r>
    </w:p>
    <w:p w14:paraId="7159BEF9" w14:textId="77777777" w:rsidR="00EB3499" w:rsidRDefault="00EB3499" w:rsidP="005768C3"/>
    <w:p w14:paraId="798F4914" w14:textId="77777777" w:rsidR="00B41A83" w:rsidRDefault="002109C0" w:rsidP="005768C3">
      <w:r>
        <w:t xml:space="preserve">Le coordinate GPS che le abbiamo estratte al punto </w:t>
      </w:r>
      <w:hyperlink w:anchor="_Identificazione_delle_coordinate" w:history="1">
        <w:r w:rsidRPr="0008433E">
          <w:rPr>
            <w:rStyle w:val="Collegamentoipertestuale"/>
          </w:rPr>
          <w:t>“</w:t>
        </w:r>
        <w:r w:rsidRPr="0008433E">
          <w:rPr>
            <w:rStyle w:val="Collegamentoipertestuale"/>
            <w:b/>
            <w:bCs/>
          </w:rPr>
          <w:t>Identificazione delle coordinate GPS</w:t>
        </w:r>
        <w:r w:rsidRPr="0008433E">
          <w:rPr>
            <w:rStyle w:val="Collegamentoipertestuale"/>
          </w:rPr>
          <w:t>”</w:t>
        </w:r>
      </w:hyperlink>
      <w:r w:rsidR="0008433E">
        <w:t xml:space="preserve"> e caricate manualmente in </w:t>
      </w:r>
      <w:r w:rsidR="0008433E" w:rsidRPr="0008433E">
        <w:rPr>
          <w:b/>
          <w:bCs/>
        </w:rPr>
        <w:t>pois_config.json</w:t>
      </w:r>
      <w:r>
        <w:t xml:space="preserve"> saranno inserite nell</w:t>
      </w:r>
      <w:r w:rsidR="0008433E">
        <w:t>e</w:t>
      </w:r>
      <w:r>
        <w:t xml:space="preserve"> tabell</w:t>
      </w:r>
      <w:r w:rsidR="0008433E">
        <w:t xml:space="preserve">e </w:t>
      </w:r>
      <w:r w:rsidR="00CC1120">
        <w:t>POIS</w:t>
      </w:r>
      <w:r w:rsidR="005768C3" w:rsidRPr="005768C3">
        <w:t>_LOCATIONS</w:t>
      </w:r>
      <w:r>
        <w:t xml:space="preserve"> </w:t>
      </w:r>
      <w:r w:rsidR="0008433E">
        <w:t xml:space="preserve">e </w:t>
      </w:r>
      <w:r w:rsidR="0008433E" w:rsidRPr="006A0D6B">
        <w:t>navLinksData</w:t>
      </w:r>
      <w:r w:rsidR="0008433E">
        <w:t xml:space="preserve"> del codice main.js.</w:t>
      </w:r>
      <w:r>
        <w:br/>
      </w:r>
    </w:p>
    <w:p w14:paraId="0DFCCDD5" w14:textId="01029DCE" w:rsidR="00032EAD" w:rsidRDefault="0076518D" w:rsidP="005768C3">
      <w:r>
        <w:t xml:space="preserve">Possiamo eseguire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5C6C8E0C" w14:textId="77777777" w:rsidR="00032EAD" w:rsidRDefault="00032EAD">
      <w:r>
        <w:br w:type="page"/>
      </w:r>
    </w:p>
    <w:p w14:paraId="44AC2695" w14:textId="7CFD33A4" w:rsidR="00032EAD" w:rsidRDefault="00032EAD" w:rsidP="00051A1C">
      <w:pPr>
        <w:pStyle w:val="Titolo2"/>
      </w:pPr>
      <w:bookmarkStart w:id="18" w:name="tit_Esecuzione_della_procedura_add_pagin"/>
      <w:r>
        <w:t xml:space="preserve">Esecuzione della procedura </w:t>
      </w:r>
      <w:r w:rsidR="002B1505">
        <w:t>add_</w:t>
      </w:r>
      <w:r>
        <w:t>paginaxy.bat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032EAD" w:rsidRPr="00295975" w14:paraId="2553EB72" w14:textId="77777777" w:rsidTr="001D4B63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8"/>
          <w:p w14:paraId="1B50EBB6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66D5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B851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2C591CB7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3D2C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382C5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CABD6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01765C97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6880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F666" w14:textId="55FCBF9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dei files html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1A9A8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0D8153D3" w14:textId="77777777" w:rsidTr="001D4B63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B611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B118" w14:textId="54140095" w:rsidR="00032EAD" w:rsidRPr="00295975" w:rsidRDefault="002B1505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t>add_</w:t>
            </w:r>
            <w:r w:rsidR="00032EAD">
              <w:t>paginaxy.bat</w:t>
            </w:r>
            <w:r w:rsidR="00032E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="00032E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  <w:t>add_page.py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6B599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7B698DD5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83B2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066E" w14:textId="543A6901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Tutti i files html aggiornati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9575E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6A6A8A45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18AC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62E5E" w14:textId="5FDB3AA1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8240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2B6FC1DB" w14:textId="77777777" w:rsidTr="001D4B63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5BAD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B0D3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523D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032EAD" w:rsidRPr="00295975" w14:paraId="708C7A4F" w14:textId="77777777" w:rsidTr="001D4B63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C446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A9D7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A730C" w14:textId="77777777" w:rsidR="00032EAD" w:rsidRPr="00295975" w:rsidRDefault="00032EAD" w:rsidP="001D4B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583D1891" w14:textId="77777777" w:rsidR="00032EAD" w:rsidRDefault="00032EAD" w:rsidP="00032EAD"/>
    <w:p w14:paraId="6DDD8D68" w14:textId="77777777" w:rsidR="00CE34FA" w:rsidRDefault="00CE34FA" w:rsidP="00CE34FA">
      <w:pPr>
        <w:spacing w:after="0"/>
      </w:pPr>
      <w:r>
        <w:t>Prima di procedere all’esecuzione di questa procedura, dove verificare per l’ultima volta tutti i componenti che sono impattati dalla creazione della pagina.</w:t>
      </w:r>
    </w:p>
    <w:p w14:paraId="47965F2F" w14:textId="2BDE69DD" w:rsidR="00CE34FA" w:rsidRDefault="00CE34FA" w:rsidP="00CE34FA">
      <w:pPr>
        <w:spacing w:after="0"/>
      </w:pPr>
      <w:r>
        <w:t>I files di testo nelle varie lingue</w:t>
      </w:r>
      <w:r>
        <w:br/>
        <w:t>[root]\DOCS_DA_CONVERTIRE\[paginaxy]_en.docx</w:t>
      </w:r>
    </w:p>
    <w:p w14:paraId="6ECE7207" w14:textId="77777777" w:rsidR="00CE34FA" w:rsidRDefault="00CE34FA" w:rsidP="00CE34FA">
      <w:pPr>
        <w:spacing w:after="0"/>
      </w:pPr>
      <w:r>
        <w:t>[root]\DOCS_DA_CONVERTIRE\[paginaxy]_es.docx</w:t>
      </w:r>
    </w:p>
    <w:p w14:paraId="00F95C3A" w14:textId="77777777" w:rsidR="00CE34FA" w:rsidRDefault="00CE34FA" w:rsidP="00CE34FA">
      <w:pPr>
        <w:spacing w:after="0"/>
      </w:pPr>
      <w:r>
        <w:t>[root]\DOCS_DA_CONVERTIRE\[paginaxy]_fr.docx</w:t>
      </w:r>
    </w:p>
    <w:p w14:paraId="71FE52FA" w14:textId="77777777" w:rsidR="00CE34FA" w:rsidRDefault="00CE34FA" w:rsidP="00CE34FA">
      <w:pPr>
        <w:spacing w:after="0"/>
      </w:pPr>
      <w:r>
        <w:t>[root]\DOCS_DA_CONVERTIRE\[paginaxy]_it.docx</w:t>
      </w:r>
    </w:p>
    <w:p w14:paraId="553E3BD1" w14:textId="77777777" w:rsidR="0049389D" w:rsidRDefault="00CE34FA" w:rsidP="00CE34FA">
      <w:r>
        <w:br/>
      </w:r>
      <w:r w:rsidR="008871CF">
        <w:t>Usare check_pagina.bat passando come parametro il nome della pagina [paginaxy]</w:t>
      </w:r>
    </w:p>
    <w:p w14:paraId="19CD5139" w14:textId="77777777" w:rsidR="0049389D" w:rsidRDefault="0049389D" w:rsidP="00CE34FA">
      <w:r>
        <w:t xml:space="preserve">CONSIGLIATO: Fate un backup del sito prima di procedere ad eseguire la procedura add_[paginaxy].bat </w:t>
      </w:r>
    </w:p>
    <w:p w14:paraId="27C88BC9" w14:textId="4EA7711D" w:rsidR="009901A2" w:rsidRDefault="0049389D" w:rsidP="00CE34FA">
      <w:r>
        <w:t xml:space="preserve">Dopo l’esecuzione potete controllare le modifiche sono state fatte usando un prodotto per il confronto fra due directories </w:t>
      </w:r>
      <w:r w:rsidR="009901A2">
        <w:br w:type="page"/>
      </w:r>
    </w:p>
    <w:p w14:paraId="1CA6978E" w14:textId="0DDDF916" w:rsidR="00652250" w:rsidRDefault="009901A2" w:rsidP="00051A1C">
      <w:pPr>
        <w:pStyle w:val="Titolo2"/>
      </w:pPr>
      <w:bookmarkStart w:id="19" w:name="tit_Gestione_della_lista_dei_nav_nei_fil"/>
      <w:r>
        <w:lastRenderedPageBreak/>
        <w:t>Gestione della lista dei nav nei files HTML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9901A2" w:rsidRPr="00295975" w14:paraId="44ABAFAD" w14:textId="77777777" w:rsidTr="00FB525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9"/>
          <w:p w14:paraId="380091F3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E8BA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EC0E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1247E307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4A7B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900DC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2F042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7DE6480F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4F38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02B7" w14:textId="6F49355D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Gestione della lista nav </w:t>
            </w:r>
            <w:r w:rsidR="000217C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nei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files HTML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60B8F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1D0416C7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62DC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FCAB7" w14:textId="370DE2AA" w:rsidR="009901A2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update_html_from_json.py</w:t>
            </w:r>
          </w:p>
          <w:p w14:paraId="47484BB1" w14:textId="327AC646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extract_nav_to_json.py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A0DD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1311BC30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97A0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ABF9" w14:textId="5968043F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BA14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nav</w:t>
            </w:r>
            <w:r w:rsidR="007978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-en.json, nav-es.json, nav-fr.json, nav-it.json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D1093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2314F671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2D51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058E3" w14:textId="3A12A629" w:rsidR="009901A2" w:rsidRPr="00295975" w:rsidRDefault="00797867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menu_json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EDBDA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6312BA08" w14:textId="77777777" w:rsidTr="00FB525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0206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8A20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8E7D5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9901A2" w:rsidRPr="00295975" w14:paraId="4ECAE9D4" w14:textId="77777777" w:rsidTr="00FB525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B512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A7084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B7741" w14:textId="77777777" w:rsidR="009901A2" w:rsidRPr="00295975" w:rsidRDefault="009901A2" w:rsidP="00FB52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A3FD9F9" w14:textId="77777777" w:rsidR="009901A2" w:rsidRDefault="009901A2" w:rsidP="009901A2"/>
    <w:p w14:paraId="4685B77D" w14:textId="06B96589" w:rsidR="00CB4617" w:rsidRDefault="000A4DEF" w:rsidP="009901A2">
      <w:r>
        <w:t xml:space="preserve">Per gestire correttamente la lista di navigazione presente in tutte le pagine html nelle quattro lingue e quella di reindirizzamento usando le procedure previste dallo script </w:t>
      </w:r>
      <w:proofErr w:type="spellStart"/>
      <w:r>
        <w:t>add</w:t>
      </w:r>
      <w:proofErr w:type="spellEnd"/>
      <w:r>
        <w:t>_[</w:t>
      </w:r>
      <w:r w:rsidR="00A574A9">
        <w:object w:dxaOrig="1520" w:dyaOrig="985" w14:anchorId="1178EB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20" o:title=""/>
          </v:shape>
          <o:OLEObject Type="Embed" ProgID="Package" ShapeID="_x0000_i1025" DrawAspect="Icon" ObjectID="_1836249289" r:id="rId21"/>
        </w:object>
      </w:r>
      <w:r w:rsidR="00A574A9">
        <w:object w:dxaOrig="1520" w:dyaOrig="985" w14:anchorId="5C8267F3">
          <v:shape id="_x0000_i1026" type="#_x0000_t75" style="width:76.2pt;height:49.2pt" o:ole="">
            <v:imagedata r:id="rId22" o:title=""/>
          </v:shape>
          <o:OLEObject Type="Embed" ProgID="Package" ShapeID="_x0000_i1026" DrawAspect="Icon" ObjectID="_1836249290" r:id="rId23"/>
        </w:object>
      </w:r>
      <w:r w:rsidR="00A574A9">
        <w:object w:dxaOrig="1520" w:dyaOrig="985" w14:anchorId="47A3BBEA">
          <v:shape id="_x0000_i1027" type="#_x0000_t75" style="width:76.2pt;height:49.2pt" o:ole="">
            <v:imagedata r:id="rId24" o:title=""/>
          </v:shape>
          <o:OLEObject Type="Embed" ProgID="Package" ShapeID="_x0000_i1027" DrawAspect="Icon" ObjectID="_1836249291" r:id="rId25"/>
        </w:object>
      </w:r>
      <w:r w:rsidR="00A574A9">
        <w:object w:dxaOrig="1520" w:dyaOrig="985" w14:anchorId="6CABB41E">
          <v:shape id="_x0000_i1028" type="#_x0000_t75" style="width:76.2pt;height:49.2pt" o:ole="">
            <v:imagedata r:id="rId26" o:title=""/>
          </v:shape>
          <o:OLEObject Type="Embed" ProgID="Package" ShapeID="_x0000_i1028" DrawAspect="Icon" ObjectID="_1836249292" r:id="rId27"/>
        </w:object>
      </w:r>
      <w:r w:rsidR="00A574A9">
        <w:object w:dxaOrig="1520" w:dyaOrig="985" w14:anchorId="5B91083B">
          <v:shape id="_x0000_i1029" type="#_x0000_t75" style="width:76.2pt;height:49.2pt" o:ole="">
            <v:imagedata r:id="rId28" o:title=""/>
          </v:shape>
          <o:OLEObject Type="Embed" ProgID="Package" ShapeID="_x0000_i1029" DrawAspect="Icon" ObjectID="_1836249293" r:id="rId29"/>
        </w:object>
      </w:r>
      <w:r w:rsidR="00A574A9">
        <w:object w:dxaOrig="1520" w:dyaOrig="985" w14:anchorId="56FA84BE">
          <v:shape id="_x0000_i1030" type="#_x0000_t75" style="width:76.2pt;height:49.2pt" o:ole="">
            <v:imagedata r:id="rId30" o:title=""/>
          </v:shape>
          <o:OLEObject Type="Embed" ProgID="Package" ShapeID="_x0000_i1030" DrawAspect="Icon" ObjectID="_1836249294" r:id="rId31"/>
        </w:object>
      </w:r>
      <w:r w:rsidR="00A574A9">
        <w:object w:dxaOrig="1520" w:dyaOrig="985" w14:anchorId="313B2B51">
          <v:shape id="_x0000_i1031" type="#_x0000_t75" style="width:76.2pt;height:49.2pt" o:ole="">
            <v:imagedata r:id="rId32" o:title=""/>
          </v:shape>
          <o:OLEObject Type="Embed" ProgID="Package" ShapeID="_x0000_i1031" DrawAspect="Icon" ObjectID="_1836249295" r:id="rId33"/>
        </w:object>
      </w:r>
      <w:r w:rsidR="00A574A9">
        <w:object w:dxaOrig="1520" w:dyaOrig="985" w14:anchorId="663A9A42">
          <v:shape id="_x0000_i1032" type="#_x0000_t75" style="width:76.2pt;height:49.2pt" o:ole="">
            <v:imagedata r:id="rId34" o:title=""/>
          </v:shape>
          <o:OLEObject Type="Embed" ProgID="Package" ShapeID="_x0000_i1032" DrawAspect="Icon" ObjectID="_1836249296" r:id="rId35"/>
        </w:object>
      </w:r>
      <w:r w:rsidR="00A574A9">
        <w:object w:dxaOrig="1520" w:dyaOrig="985" w14:anchorId="3B892A93">
          <v:shape id="_x0000_i1033" type="#_x0000_t75" style="width:76.2pt;height:49.2pt" o:ole="">
            <v:imagedata r:id="rId36" o:title=""/>
          </v:shape>
          <o:OLEObject Type="Embed" ProgID="Package" ShapeID="_x0000_i1033" DrawAspect="Icon" ObjectID="_1836249297" r:id="rId37"/>
        </w:object>
      </w:r>
      <w:r w:rsidR="00A574A9">
        <w:object w:dxaOrig="1520" w:dyaOrig="985" w14:anchorId="3A167656">
          <v:shape id="_x0000_i1034" type="#_x0000_t75" style="width:76.2pt;height:49.2pt" o:ole="">
            <v:imagedata r:id="rId38" o:title=""/>
          </v:shape>
          <o:OLEObject Type="Embed" ProgID="Package" ShapeID="_x0000_i1034" DrawAspect="Icon" ObjectID="_1836249298" r:id="rId39"/>
        </w:object>
      </w:r>
      <w:r w:rsidR="00A574A9">
        <w:object w:dxaOrig="1520" w:dyaOrig="985" w14:anchorId="6E29E053">
          <v:shape id="_x0000_i1035" type="#_x0000_t75" style="width:76.2pt;height:49.2pt" o:ole="">
            <v:imagedata r:id="rId40" o:title=""/>
          </v:shape>
          <o:OLEObject Type="Embed" ProgID="Package" ShapeID="_x0000_i1035" DrawAspect="Icon" ObjectID="_1836249299" r:id="rId41"/>
        </w:object>
      </w:r>
      <w:r w:rsidR="00A574A9">
        <w:object w:dxaOrig="1520" w:dyaOrig="985" w14:anchorId="11ADF392">
          <v:shape id="_x0000_i1036" type="#_x0000_t75" style="width:76.2pt;height:49.2pt" o:ole="">
            <v:imagedata r:id="rId42" o:title=""/>
          </v:shape>
          <o:OLEObject Type="Embed" ProgID="Package" ShapeID="_x0000_i1036" DrawAspect="Icon" ObjectID="_1836249300" r:id="rId43"/>
        </w:object>
      </w:r>
      <w:r w:rsidR="00A574A9">
        <w:object w:dxaOrig="1520" w:dyaOrig="985" w14:anchorId="3083294E">
          <v:shape id="_x0000_i1037" type="#_x0000_t75" style="width:76.2pt;height:49.2pt" o:ole="">
            <v:imagedata r:id="rId44" o:title=""/>
          </v:shape>
          <o:OLEObject Type="Embed" ProgID="Package" ShapeID="_x0000_i1037" DrawAspect="Icon" ObjectID="_1836249301" r:id="rId45"/>
        </w:object>
      </w:r>
      <w:r w:rsidR="00A574A9">
        <w:object w:dxaOrig="1520" w:dyaOrig="985" w14:anchorId="6F334F69">
          <v:shape id="_x0000_i1038" type="#_x0000_t75" style="width:76.2pt;height:49.2pt" o:ole="">
            <v:imagedata r:id="rId46" o:title=""/>
          </v:shape>
          <o:OLEObject Type="Embed" ProgID="Package" ShapeID="_x0000_i1038" DrawAspect="Icon" ObjectID="_1836249302" r:id="rId47"/>
        </w:object>
      </w:r>
      <w:r w:rsidR="00A574A9">
        <w:object w:dxaOrig="1520" w:dyaOrig="985" w14:anchorId="13C46183">
          <v:shape id="_x0000_i1039" type="#_x0000_t75" style="width:76.2pt;height:49.2pt" o:ole="">
            <v:imagedata r:id="rId48" o:title=""/>
          </v:shape>
          <o:OLEObject Type="Embed" ProgID="Package" ShapeID="_x0000_i1039" DrawAspect="Icon" ObjectID="_1836249303" r:id="rId49"/>
        </w:object>
      </w:r>
      <w:r w:rsidR="00A574A9">
        <w:object w:dxaOrig="1520" w:dyaOrig="985" w14:anchorId="7684C2BE">
          <v:shape id="_x0000_i1040" type="#_x0000_t75" style="width:76.2pt;height:49.2pt" o:ole="">
            <v:imagedata r:id="rId50" o:title=""/>
          </v:shape>
          <o:OLEObject Type="Embed" ProgID="Package" ShapeID="_x0000_i1040" DrawAspect="Icon" ObjectID="_1836249304" r:id="rId51"/>
        </w:object>
      </w:r>
      <w:r w:rsidR="00A574A9">
        <w:object w:dxaOrig="1520" w:dyaOrig="985" w14:anchorId="1BBC298F">
          <v:shape id="_x0000_i1041" type="#_x0000_t75" style="width:76.2pt;height:49.2pt" o:ole="">
            <v:imagedata r:id="rId52" o:title=""/>
          </v:shape>
          <o:OLEObject Type="Embed" ProgID="Package" ShapeID="_x0000_i1041" DrawAspect="Icon" ObjectID="_1836249305" r:id="rId53"/>
        </w:object>
      </w:r>
      <w:r w:rsidR="00A574A9">
        <w:object w:dxaOrig="1520" w:dyaOrig="985" w14:anchorId="357B2531">
          <v:shape id="_x0000_i1042" type="#_x0000_t75" style="width:76.2pt;height:49.2pt" o:ole="">
            <v:imagedata r:id="rId54" o:title=""/>
          </v:shape>
          <o:OLEObject Type="Embed" ProgID="Package" ShapeID="_x0000_i1042" DrawAspect="Icon" ObjectID="_1836249306" r:id="rId55"/>
        </w:object>
      </w:r>
      <w:proofErr w:type="spellStart"/>
      <w:r>
        <w:t>paginaID</w:t>
      </w:r>
      <w:proofErr w:type="spellEnd"/>
      <w:r>
        <w:t>].</w:t>
      </w:r>
      <w:proofErr w:type="spellStart"/>
      <w:r>
        <w:t>bat</w:t>
      </w:r>
      <w:proofErr w:type="spellEnd"/>
      <w:r>
        <w:t>, nella maggioranza dei casi non viene indentata correttamente</w:t>
      </w:r>
      <w:r w:rsidR="00CB4617">
        <w:t>, si è provveduto a gestire tramite files</w:t>
      </w:r>
      <w:r w:rsidR="006916C9">
        <w:t xml:space="preserve"> di tipo “</w:t>
      </w:r>
      <w:r w:rsidR="00CB4617">
        <w:t>.json</w:t>
      </w:r>
      <w:r w:rsidR="006916C9">
        <w:t>”</w:t>
      </w:r>
      <w:r w:rsidR="00CB4617">
        <w:t xml:space="preserve"> per le lingue </w:t>
      </w:r>
      <w:r w:rsidR="000217CC">
        <w:t>presenti in menu_json.</w:t>
      </w:r>
    </w:p>
    <w:p w14:paraId="384F3AEC" w14:textId="39BE49D1" w:rsidR="00E35FFF" w:rsidRPr="00E35FFF" w:rsidRDefault="00E35FFF" w:rsidP="00E35FFF">
      <w:pPr>
        <w:spacing w:after="0"/>
      </w:pPr>
      <w:r>
        <w:t>Vediamo il contenuto di un file nav-xx.json. per ogni pagina abbiamo un blocco come il seguente (nel caso di index-it.html):</w:t>
      </w:r>
      <w:r>
        <w:br/>
      </w:r>
      <w:r w:rsidRPr="00E35FFF">
        <w:t>    {</w:t>
      </w:r>
    </w:p>
    <w:p w14:paraId="52943E7C" w14:textId="77777777" w:rsidR="00E35FFF" w:rsidRPr="00E35FFF" w:rsidRDefault="00E35FFF" w:rsidP="00E35FFF">
      <w:pPr>
        <w:spacing w:after="0"/>
      </w:pPr>
      <w:r w:rsidRPr="00E35FFF">
        <w:t>        "id": "navHome",</w:t>
      </w:r>
    </w:p>
    <w:p w14:paraId="1C2DF138" w14:textId="77777777" w:rsidR="00E35FFF" w:rsidRPr="00E35FFF" w:rsidRDefault="00E35FFF" w:rsidP="00E35FFF">
      <w:pPr>
        <w:spacing w:after="0"/>
      </w:pPr>
      <w:r w:rsidRPr="00E35FFF">
        <w:t>        "href": "index.html",</w:t>
      </w:r>
    </w:p>
    <w:p w14:paraId="298BA07A" w14:textId="77777777" w:rsidR="00E35FFF" w:rsidRPr="00E35FFF" w:rsidRDefault="00E35FFF" w:rsidP="00E35FFF">
      <w:pPr>
        <w:spacing w:after="0"/>
      </w:pPr>
      <w:r w:rsidRPr="00E35FFF">
        <w:t>        "text": "Home"</w:t>
      </w:r>
    </w:p>
    <w:p w14:paraId="6C982576" w14:textId="77777777" w:rsidR="00E35FFF" w:rsidRPr="00E35FFF" w:rsidRDefault="00E35FFF" w:rsidP="00E35FFF">
      <w:pPr>
        <w:spacing w:after="0"/>
      </w:pPr>
      <w:r w:rsidRPr="00E35FFF">
        <w:t>    },</w:t>
      </w:r>
    </w:p>
    <w:p w14:paraId="67F7CF59" w14:textId="386C1E40" w:rsidR="000217CC" w:rsidRDefault="00E35FFF" w:rsidP="009901A2">
      <w:r>
        <w:t xml:space="preserve">che è stato creato dalla procedura </w:t>
      </w:r>
      <w:r w:rsidRPr="001E52A2">
        <w:rPr>
          <w:b/>
          <w:bCs/>
        </w:rPr>
        <w:t>extract_nav_to_json.py</w:t>
      </w:r>
      <w:r>
        <w:t xml:space="preserve"> che ha letto su </w:t>
      </w:r>
      <w:r w:rsidRPr="001E52A2">
        <w:rPr>
          <w:b/>
          <w:bCs/>
        </w:rPr>
        <w:t>index-it.html</w:t>
      </w:r>
      <w:r>
        <w:t xml:space="preserve"> </w:t>
      </w:r>
      <w:r w:rsidR="001E52A2">
        <w:t>nel</w:t>
      </w:r>
      <w:r>
        <w:t xml:space="preserve">la lista </w:t>
      </w:r>
      <w:r w:rsidR="001E52A2">
        <w:t xml:space="preserve">del blocco </w:t>
      </w:r>
      <w:r w:rsidR="001E52A2" w:rsidRPr="00E35FFF">
        <w:t>&lt;nav class="nav-bar-main" id="navBarMain"&gt;</w:t>
      </w:r>
      <w:r w:rsidR="001E52A2">
        <w:t>:</w:t>
      </w:r>
    </w:p>
    <w:p w14:paraId="453DE6BF" w14:textId="77777777" w:rsidR="00E35FFF" w:rsidRPr="00E35FFF" w:rsidRDefault="00E35FFF" w:rsidP="00E35FFF">
      <w:pPr>
        <w:spacing w:after="0"/>
      </w:pPr>
      <w:r w:rsidRPr="00E35FFF">
        <w:t>   &lt;nav class="nav-bar-main" id="navBarMain"&gt;</w:t>
      </w:r>
    </w:p>
    <w:p w14:paraId="72CA1383" w14:textId="77777777" w:rsidR="00E35FFF" w:rsidRPr="00E35FFF" w:rsidRDefault="00E35FFF" w:rsidP="00E35FFF">
      <w:pPr>
        <w:spacing w:after="0"/>
      </w:pPr>
      <w:r w:rsidRPr="00E35FFF">
        <w:t>    &lt;div class="nav-bar-content"&gt;</w:t>
      </w:r>
    </w:p>
    <w:p w14:paraId="4D5B7888" w14:textId="77777777" w:rsidR="00E35FFF" w:rsidRPr="00E35FFF" w:rsidRDefault="00E35FFF" w:rsidP="00E35FFF">
      <w:pPr>
        <w:spacing w:after="0"/>
      </w:pPr>
      <w:r w:rsidRPr="00E35FFF">
        <w:t>     &lt;ul&gt;</w:t>
      </w:r>
    </w:p>
    <w:p w14:paraId="492BE1A2" w14:textId="77777777" w:rsidR="00E35FFF" w:rsidRPr="00E35FFF" w:rsidRDefault="00E35FFF" w:rsidP="00E35FFF">
      <w:pPr>
        <w:spacing w:after="0"/>
        <w:rPr>
          <w:highlight w:val="yellow"/>
        </w:rPr>
      </w:pPr>
      <w:r w:rsidRPr="00E35FFF">
        <w:t xml:space="preserve">      </w:t>
      </w:r>
      <w:r w:rsidRPr="00E35FFF">
        <w:rPr>
          <w:highlight w:val="yellow"/>
        </w:rPr>
        <w:t>&lt;li&gt;</w:t>
      </w:r>
    </w:p>
    <w:p w14:paraId="337BD0BB" w14:textId="77777777" w:rsidR="00E35FFF" w:rsidRPr="00E35FFF" w:rsidRDefault="00E35FFF" w:rsidP="00E35FFF">
      <w:pPr>
        <w:spacing w:after="0"/>
        <w:rPr>
          <w:highlight w:val="yellow"/>
        </w:rPr>
      </w:pPr>
      <w:r w:rsidRPr="00E35FFF">
        <w:rPr>
          <w:highlight w:val="yellow"/>
        </w:rPr>
        <w:t>       &lt;a href="index.html" id="navHome"&gt;</w:t>
      </w:r>
    </w:p>
    <w:p w14:paraId="30035759" w14:textId="77777777" w:rsidR="00E35FFF" w:rsidRPr="00E35FFF" w:rsidRDefault="00E35FFF" w:rsidP="00E35FFF">
      <w:pPr>
        <w:spacing w:after="0"/>
        <w:rPr>
          <w:highlight w:val="yellow"/>
        </w:rPr>
      </w:pPr>
      <w:r w:rsidRPr="00E35FFF">
        <w:rPr>
          <w:highlight w:val="yellow"/>
        </w:rPr>
        <w:t>        Home</w:t>
      </w:r>
    </w:p>
    <w:p w14:paraId="0B3ABAC4" w14:textId="77777777" w:rsidR="00E35FFF" w:rsidRPr="00E35FFF" w:rsidRDefault="00E35FFF" w:rsidP="00E35FFF">
      <w:pPr>
        <w:spacing w:after="0"/>
        <w:rPr>
          <w:highlight w:val="yellow"/>
        </w:rPr>
      </w:pPr>
      <w:r w:rsidRPr="00E35FFF">
        <w:rPr>
          <w:highlight w:val="yellow"/>
        </w:rPr>
        <w:lastRenderedPageBreak/>
        <w:t>       &lt;/a&gt;</w:t>
      </w:r>
    </w:p>
    <w:p w14:paraId="671BA4FA" w14:textId="77777777" w:rsidR="00E35FFF" w:rsidRPr="00E35FFF" w:rsidRDefault="00E35FFF" w:rsidP="00E35FFF">
      <w:pPr>
        <w:spacing w:after="0"/>
      </w:pPr>
      <w:r w:rsidRPr="00E35FFF">
        <w:rPr>
          <w:highlight w:val="yellow"/>
        </w:rPr>
        <w:t>      &lt;/li&gt;</w:t>
      </w:r>
    </w:p>
    <w:p w14:paraId="1F94C20F" w14:textId="77777777" w:rsidR="001E52A2" w:rsidRPr="001E52A2" w:rsidRDefault="001E52A2" w:rsidP="001E52A2">
      <w:pPr>
        <w:spacing w:after="0"/>
      </w:pPr>
      <w:r>
        <w:t>…</w:t>
      </w:r>
      <w:r>
        <w:br/>
      </w:r>
      <w:r w:rsidRPr="001E52A2">
        <w:t>     &lt;/ul&gt;</w:t>
      </w:r>
    </w:p>
    <w:p w14:paraId="28E58A99" w14:textId="77777777" w:rsidR="001E52A2" w:rsidRPr="001E52A2" w:rsidRDefault="001E52A2" w:rsidP="001E52A2">
      <w:pPr>
        <w:spacing w:after="0"/>
      </w:pPr>
      <w:r w:rsidRPr="001E52A2">
        <w:t>    &lt;/div&gt;</w:t>
      </w:r>
    </w:p>
    <w:p w14:paraId="0902DE8F" w14:textId="77777777" w:rsidR="001E52A2" w:rsidRPr="001E52A2" w:rsidRDefault="001E52A2" w:rsidP="001E52A2">
      <w:pPr>
        <w:spacing w:after="0"/>
      </w:pPr>
      <w:r w:rsidRPr="001E52A2">
        <w:t>   &lt;/nav&gt;</w:t>
      </w:r>
    </w:p>
    <w:p w14:paraId="61CFCA78" w14:textId="4E20D8A8" w:rsidR="000217CC" w:rsidRDefault="000217CC" w:rsidP="009901A2"/>
    <w:p w14:paraId="4ECB9D56" w14:textId="77777777" w:rsidR="000217CC" w:rsidRDefault="000217CC" w:rsidP="009901A2"/>
    <w:p w14:paraId="1B35EEAC" w14:textId="5C9E1571" w:rsidR="000217CC" w:rsidRPr="009901A2" w:rsidRDefault="001E52A2" w:rsidP="00051A1C">
      <w:pPr>
        <w:pStyle w:val="Titolo2"/>
      </w:pPr>
      <w:bookmarkStart w:id="20" w:name="_Recupero_da_pois_config.json"/>
      <w:bookmarkStart w:id="21" w:name="tit_Recupero_da_pois_config_json_con_syn"/>
      <w:bookmarkEnd w:id="20"/>
      <w:r>
        <w:t xml:space="preserve">Recupero da pois_config.json con </w:t>
      </w:r>
      <w:r w:rsidRPr="00E35FFF">
        <w:t>sync_nav_from_config.py</w:t>
      </w:r>
    </w:p>
    <w:bookmarkEnd w:id="21"/>
    <w:p w14:paraId="1605F95E" w14:textId="77777777" w:rsidR="001E52A2" w:rsidRDefault="001E52A2">
      <w:r>
        <w:t xml:space="preserve">Qualora ci siano verificati dei problemi nella creazione dei files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nav-en.json, nav-es.json, nav-fr.json, nav-it.json, possiamo ricorrere alla procedura </w:t>
      </w:r>
      <w:r w:rsidR="00E35FFF" w:rsidRPr="001E52A2">
        <w:rPr>
          <w:b/>
          <w:bCs/>
        </w:rPr>
        <w:t>sync_nav_from_config.py</w:t>
      </w:r>
      <w:r w:rsidR="00E35FFF" w:rsidRPr="00E35FFF">
        <w:t xml:space="preserve"> </w:t>
      </w:r>
      <w:r>
        <w:t>che leggendo da pois_config.json li ricrea.</w:t>
      </w:r>
    </w:p>
    <w:p w14:paraId="61311C17" w14:textId="521D28F6" w:rsidR="00EB15F9" w:rsidRDefault="00EB15F9">
      <w:r>
        <w:t>Questo consente di riallineare i puntamenti alle pagine del sito e quindi procedere alla creazione di nuove pagine.</w:t>
      </w:r>
    </w:p>
    <w:p w14:paraId="397B5B8E" w14:textId="767F8B0A" w:rsidR="00DE2FB6" w:rsidRPr="001E52A2" w:rsidRDefault="001E52A2">
      <w:r>
        <w:t xml:space="preserve">  </w:t>
      </w:r>
      <w:r w:rsidR="00DE2FB6">
        <w:br w:type="page"/>
      </w:r>
    </w:p>
    <w:p w14:paraId="71AA3EFE" w14:textId="570B1189" w:rsidR="00CA21C2" w:rsidRDefault="00CA21C2" w:rsidP="00051A1C">
      <w:pPr>
        <w:pStyle w:val="Titolo2"/>
      </w:pPr>
      <w:bookmarkStart w:id="22" w:name="tit_Dopo_aver_eseguito_add_paginaxy_bat"/>
      <w:r>
        <w:lastRenderedPageBreak/>
        <w:t>Dopo aver eseguito add_</w:t>
      </w:r>
      <w:r w:rsidR="00640D20">
        <w:t>paginaxy</w:t>
      </w:r>
      <w:r>
        <w:t>.bat</w:t>
      </w:r>
      <w:r w:rsidR="009257AD">
        <w:t xml:space="preserve"> (OBSOLETO)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752BD4B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2"/>
          <w:p w14:paraId="5DAE9C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263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E47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6DB3C1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96B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7250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488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8C39B79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96F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AD03" w14:textId="2BABCF6A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562E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dei files audio placeholder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554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19F2EC9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559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03328" w14:textId="2B4BA7D6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562E78" w:rsidRPr="00562E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copia_mp3_nondisp.bat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7734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ED248CF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986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A66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2C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9C4A5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056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9F2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5C2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03FAEB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91B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115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54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2BA78D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E22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22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05C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F3F6266" w14:textId="77777777" w:rsidR="00B11C9E" w:rsidRDefault="00B11C9E" w:rsidP="00FE12D5"/>
    <w:p w14:paraId="2B2321AA" w14:textId="1DFFBB65" w:rsidR="00FE12D5" w:rsidRDefault="00CA21C2" w:rsidP="00FE12D5">
      <w:r>
        <w:t>Con lo script add_</w:t>
      </w:r>
      <w:r w:rsidR="00640D20">
        <w:t>paginaxy</w:t>
      </w:r>
      <w:r>
        <w:t>.bat a</w:t>
      </w:r>
      <w:r w:rsidR="0076518D">
        <w:t>bbiamo</w:t>
      </w:r>
      <w:r w:rsidR="00FE12D5">
        <w:t xml:space="preserve"> creato</w:t>
      </w:r>
      <w:r w:rsidR="0076518D">
        <w:t xml:space="preserve"> il blocco </w:t>
      </w:r>
      <w:r>
        <w:t xml:space="preserve">nei text.json </w:t>
      </w:r>
      <w:r w:rsidR="0076518D">
        <w:t>nelle varie lingue</w:t>
      </w:r>
      <w:r w:rsidR="00AF6791">
        <w:t>.</w:t>
      </w:r>
    </w:p>
    <w:p w14:paraId="5E1CCE88" w14:textId="69F78159" w:rsidR="00FE12D5" w:rsidRDefault="00FE12D5" w:rsidP="00FE12D5">
      <w:r>
        <w:t>Le operazioni successive sono:</w:t>
      </w:r>
    </w:p>
    <w:p w14:paraId="09F6D2C9" w14:textId="05115460" w:rsidR="00652250" w:rsidRDefault="00770D34" w:rsidP="00CA21C2">
      <w:pPr>
        <w:pStyle w:val="Paragrafoelenco"/>
        <w:numPr>
          <w:ilvl w:val="0"/>
          <w:numId w:val="9"/>
        </w:numPr>
      </w:pPr>
      <w:r>
        <w:t>creare</w:t>
      </w:r>
      <w:r w:rsidR="0076518D">
        <w:t xml:space="preserve"> i</w:t>
      </w:r>
      <w:r>
        <w:t xml:space="preserve"> </w:t>
      </w:r>
      <w:r w:rsidR="0076518D">
        <w:t xml:space="preserve">file .mp3 </w:t>
      </w:r>
      <w:r w:rsidR="007F298A">
        <w:t>“placeholder”</w:t>
      </w:r>
      <w:r w:rsidR="007C0FF3">
        <w:t xml:space="preserve"> </w:t>
      </w:r>
      <w:r>
        <w:t xml:space="preserve">nelle varie lingue usando la procedura </w:t>
      </w:r>
      <w:r w:rsidRPr="00FE12D5">
        <w:rPr>
          <w:b/>
          <w:bCs/>
        </w:rPr>
        <w:t>copia_mp3_nondisp.bat</w:t>
      </w:r>
      <w:r w:rsidRPr="00770D34">
        <w:t xml:space="preserve"> </w:t>
      </w:r>
      <w:r>
        <w:t>passandole il nome della pagina “</w:t>
      </w:r>
      <w:r w:rsidR="00640D20">
        <w:t>Paginaxy</w:t>
      </w:r>
      <w:r>
        <w:t>”</w:t>
      </w:r>
      <w:r w:rsidR="00652250">
        <w:t xml:space="preserve"> che crea </w:t>
      </w:r>
      <w:r w:rsidR="00FE12D5">
        <w:t>i files</w:t>
      </w:r>
      <w:r w:rsidR="00652250">
        <w:t xml:space="preserve"> </w:t>
      </w:r>
      <w:r w:rsidR="00652250" w:rsidRPr="00652250">
        <w:t>C:\Users\User\Documents\GitHub\</w:t>
      </w:r>
      <w:r w:rsidR="00FE12D5">
        <w:t>QuartierePorto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40D20">
        <w:t>Paginaxy</w:t>
      </w:r>
      <w:r w:rsidR="00652250" w:rsidRPr="00652250">
        <w:t>.mp3</w:t>
      </w:r>
      <w:r w:rsidR="008A2CFA">
        <w:t xml:space="preserve"> </w:t>
      </w:r>
      <w:r w:rsidR="00FE12D5">
        <w:br/>
      </w:r>
      <w:r w:rsidR="008A2CFA">
        <w:t>dove “</w:t>
      </w:r>
      <w:r w:rsidR="0057498D">
        <w:t>zz</w:t>
      </w:r>
      <w:r w:rsidR="008A2CFA">
        <w:t>” è it, en, es o fr.</w:t>
      </w:r>
      <w:r w:rsidR="00652250">
        <w:t xml:space="preserve"> </w:t>
      </w:r>
    </w:p>
    <w:p w14:paraId="346CFAD2" w14:textId="77777777" w:rsidR="009257AD" w:rsidRDefault="00752B8A" w:rsidP="009257AD">
      <w:pPr>
        <w:pStyle w:val="Paragrafoelenco"/>
        <w:numPr>
          <w:ilvl w:val="0"/>
          <w:numId w:val="9"/>
        </w:numPr>
      </w:pPr>
      <w:r>
        <w:t xml:space="preserve">Verifichiamo </w:t>
      </w:r>
      <w:r w:rsidR="00FE12D5">
        <w:t xml:space="preserve">se </w:t>
      </w:r>
      <w:r>
        <w:t xml:space="preserve">abbiamo creato il blocco </w:t>
      </w:r>
      <w:r w:rsidR="00640D20">
        <w:t>paginaxy</w:t>
      </w:r>
      <w:r>
        <w:t xml:space="preserve"> nei files.json per la pagina </w:t>
      </w:r>
      <w:r w:rsidR="00640D20">
        <w:t>paginaxy</w:t>
      </w:r>
      <w:r>
        <w:t xml:space="preserve"> </w:t>
      </w:r>
      <w:r w:rsidR="008C5EA8">
        <w:t>come struttura, le chiavi non sono ancora valorizzate.</w:t>
      </w:r>
      <w:r w:rsidR="009257AD">
        <w:br/>
      </w:r>
    </w:p>
    <w:p w14:paraId="29A79583" w14:textId="7B1A243D" w:rsidR="00B11C9E" w:rsidRDefault="009257AD" w:rsidP="009257AD">
      <w:pPr>
        <w:pStyle w:val="Paragrafoelenco"/>
      </w:pPr>
      <w:r>
        <w:t xml:space="preserve">Con l’inserimento di </w:t>
      </w:r>
      <w:r w:rsidR="008C5EA8">
        <w:br/>
      </w:r>
    </w:p>
    <w:p w14:paraId="71C79729" w14:textId="77777777" w:rsidR="00B11C9E" w:rsidRDefault="00B11C9E">
      <w:r>
        <w:br w:type="page"/>
      </w:r>
    </w:p>
    <w:p w14:paraId="7E22C70C" w14:textId="55D072A3" w:rsidR="008C5EA8" w:rsidRDefault="008C5EA8" w:rsidP="00051A1C">
      <w:pPr>
        <w:pStyle w:val="Titolo2"/>
      </w:pPr>
      <w:bookmarkStart w:id="23" w:name="tit_Caricamento_dei_testi_dinamici_scrip"/>
      <w:r>
        <w:lastRenderedPageBreak/>
        <w:t xml:space="preserve">Caricamento dei testi </w:t>
      </w:r>
      <w:r w:rsidR="00F743F8">
        <w:t xml:space="preserve">dinamici: </w:t>
      </w:r>
      <w:r>
        <w:t xml:space="preserve">script </w:t>
      </w:r>
      <w:r w:rsidR="005A218C">
        <w:t>update_json.bat</w:t>
      </w:r>
      <w:r w:rsidR="009257AD">
        <w:t xml:space="preserve"> (opzionale)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657AD34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3"/>
          <w:p w14:paraId="0B726A2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A65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56F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23585D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603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B38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5AC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6640BA1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B9F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CCFD" w14:textId="09D93341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4D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Creazione di </w:t>
            </w:r>
            <w:r w:rsidR="00734D32" w:rsidRPr="00734D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caricamento_testi_{lang}_paginaxy.bat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FAF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306F7BC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E0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1079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A7B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55FE8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B73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4BE7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B6EC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C66A881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04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F6C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404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E96EFC6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25F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65E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26A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80BD73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324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D1B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14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3F250D0C" w14:textId="77777777" w:rsidR="00B11C9E" w:rsidRDefault="00B11C9E" w:rsidP="00751F7E"/>
    <w:p w14:paraId="7AFA1370" w14:textId="77777777" w:rsidR="000172E0" w:rsidRDefault="00414B8B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mainTextx usando lo script 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caricamento_testi_it_paginaxy.bat</w:t>
      </w:r>
      <w:r w:rsidR="00734D32" w:rsidRPr="008C5EA8">
        <w:rPr>
          <w:b/>
          <w:bCs/>
        </w:rPr>
        <w:t xml:space="preserve"> </w:t>
      </w:r>
      <w:r w:rsidR="00734D32">
        <w:t xml:space="preserve">che viene creato copiando 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caricamento_testi</w:t>
      </w:r>
      <w:r w:rsid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.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bat</w:t>
      </w:r>
      <w:r w:rsidR="000172E0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.</w:t>
      </w:r>
      <w:r w:rsid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br/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dobbiamo impostare le seguenti righe:</w:t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br/>
      </w:r>
      <w:r w:rsidR="000172E0" w:rsidRP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SET PAGE_ID=</w:t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paginaxy</w:t>
      </w:r>
    </w:p>
    <w:p w14:paraId="04C83C48" w14:textId="023957D0" w:rsidR="000172E0" w:rsidRDefault="000172E0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per la lingua italiana 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br/>
      </w:r>
      <w:r w:rsidRP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SET LANG=it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 </w:t>
      </w:r>
    </w:p>
    <w:p w14:paraId="7933707F" w14:textId="46D9C5AA" w:rsidR="000172E0" w:rsidRDefault="000172E0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ovviamente vengono creati gli script caricamento_... per le altre lingue en, es e fr</w:t>
      </w:r>
    </w:p>
    <w:p w14:paraId="06E8FECE" w14:textId="5EC7F253" w:rsidR="00751F7E" w:rsidRDefault="000172E0" w:rsidP="000460E5">
      <w:pPr>
        <w:spacing w:after="0"/>
        <w:jc w:val="both"/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Questi</w:t>
      </w:r>
      <w:r w:rsidR="00734D32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script caricamento_...  richiamano </w:t>
      </w:r>
      <w:r w:rsidR="00414B8B" w:rsidRPr="008C5EA8">
        <w:rPr>
          <w:b/>
          <w:bCs/>
        </w:rPr>
        <w:t>update_json.bat</w:t>
      </w:r>
      <w:r w:rsidR="00414B8B">
        <w:t xml:space="preserve"> che si trova nella radice del progetto.</w:t>
      </w:r>
      <w:r w:rsidR="009133E6">
        <w:br/>
        <w:t xml:space="preserve">Il caricamento nei files .json per il blocco paginaxy viene fatto da </w:t>
      </w:r>
      <w:r w:rsidR="009133E6" w:rsidRPr="009133E6">
        <w:rPr>
          <w:b/>
          <w:bCs/>
        </w:rPr>
        <w:t>json_updater.py</w:t>
      </w:r>
      <w:r w:rsidR="00414B8B">
        <w:br/>
        <w:t xml:space="preserve">Dovendo fare un caricamento massivo </w:t>
      </w:r>
      <w:r w:rsidR="005A218C">
        <w:t>potrà essere modificata e</w:t>
      </w:r>
      <w:r w:rsidR="00414B8B">
        <w:t xml:space="preserve"> chiamata la script  </w:t>
      </w:r>
      <w:r w:rsidR="00414B8B" w:rsidRPr="00414B8B">
        <w:rPr>
          <w:b/>
          <w:bCs/>
        </w:rPr>
        <w:t>esegui_all_update_json.bat</w:t>
      </w:r>
      <w:r w:rsidR="00414B8B">
        <w:rPr>
          <w:b/>
          <w:bCs/>
        </w:rPr>
        <w:t xml:space="preserve"> </w:t>
      </w:r>
      <w:r w:rsidR="00414B8B">
        <w:t>della quale riporto un esempio</w:t>
      </w:r>
      <w:r w:rsidR="00751F7E">
        <w:t>:</w:t>
      </w:r>
      <w:r w:rsidR="00414B8B">
        <w:br/>
      </w:r>
      <w:r w:rsidR="00414B8B">
        <w:br/>
      </w:r>
      <w:r w:rsidR="00751F7E">
        <w:t xml:space="preserve">CALL update_json.bat it   </w:t>
      </w:r>
      <w:r w:rsidR="00640D20">
        <w:t>paginaxy</w:t>
      </w:r>
      <w:r w:rsidR="00751F7E">
        <w:t>.mainText   it_</w:t>
      </w:r>
      <w:r w:rsidR="009133E6">
        <w:t>p</w:t>
      </w:r>
      <w:r w:rsidR="00640D20">
        <w:t>aginaxy</w:t>
      </w:r>
      <w:r w:rsidR="00751F7E">
        <w:t>_mainText.txt</w:t>
      </w:r>
    </w:p>
    <w:p w14:paraId="62CF3516" w14:textId="4BB9DF1E" w:rsidR="00751F7E" w:rsidRDefault="00751F7E" w:rsidP="000172E0">
      <w:pPr>
        <w:spacing w:after="0"/>
      </w:pPr>
      <w:r>
        <w:t xml:space="preserve">CALL update_json.bat it   </w:t>
      </w:r>
      <w:r w:rsidR="00640D20">
        <w:t>paginaxy</w:t>
      </w:r>
      <w:r>
        <w:t>.mainText1   it_</w:t>
      </w:r>
      <w:r w:rsidR="009133E6">
        <w:t>p</w:t>
      </w:r>
      <w:r w:rsidR="00640D20">
        <w:t>aginaxy</w:t>
      </w:r>
      <w:r>
        <w:t>_mainText1.txt</w:t>
      </w:r>
    </w:p>
    <w:p w14:paraId="423489D3" w14:textId="12167EF9" w:rsidR="00751F7E" w:rsidRDefault="00751F7E" w:rsidP="000172E0">
      <w:pPr>
        <w:spacing w:after="0"/>
      </w:pPr>
      <w:r>
        <w:t xml:space="preserve">CALL update_json.bat it   </w:t>
      </w:r>
      <w:r w:rsidR="00640D20">
        <w:t>paginaxy</w:t>
      </w:r>
      <w:r>
        <w:t>.mainText2   it_</w:t>
      </w:r>
      <w:r w:rsidR="009133E6">
        <w:t>p</w:t>
      </w:r>
      <w:r w:rsidR="00640D20">
        <w:t>aginaxy</w:t>
      </w:r>
      <w:r>
        <w:t>_mainText2.txt</w:t>
      </w:r>
    </w:p>
    <w:p w14:paraId="74982EA7" w14:textId="2C6C7785" w:rsidR="00B11C9E" w:rsidRDefault="00B11C9E">
      <w:r>
        <w:br w:type="page"/>
      </w:r>
    </w:p>
    <w:p w14:paraId="369BB1ED" w14:textId="00DAD9E2" w:rsidR="00F743F8" w:rsidRDefault="00F743F8" w:rsidP="00051A1C">
      <w:pPr>
        <w:pStyle w:val="Titolo2"/>
      </w:pPr>
      <w:bookmarkStart w:id="24" w:name="_Caricamento_dei_testi"/>
      <w:bookmarkStart w:id="25" w:name="tit_Caricamento_dei_testi_statici_manual"/>
      <w:bookmarkEnd w:id="24"/>
      <w:r>
        <w:lastRenderedPageBreak/>
        <w:t xml:space="preserve">Caricamento dei testi statici: </w:t>
      </w:r>
      <w:r w:rsidRPr="00F743F8">
        <w:t>manual_key_updater.bat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F743F8" w:rsidRPr="00295975" w14:paraId="7428165C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5"/>
          <w:p w14:paraId="0E05B25C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1E0F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E67C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0BC3F64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B62B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F5515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C8B7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7208EAA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43C0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30DAB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Creazione di </w:t>
            </w:r>
            <w:r w:rsidRPr="00734D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caricamento_testi_{lang}_paginaxy.bat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028C5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3AFEA95D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ECE4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CEE8" w14:textId="76E991CE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Pr="00F743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manual_key_updater.bat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="005F0B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[paginaID]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F5939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46BB664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1D77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B3F69" w14:textId="29E4D8A8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5F0B13" w:rsidRPr="005F0B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manual_keys_template.json</w:t>
            </w:r>
            <w:r w:rsidR="005F0B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8F8A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5C15B12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017D3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EC58F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B280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31A2A112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99E59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A83C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A87D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F743F8" w:rsidRPr="00295975" w14:paraId="2D6657C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0B53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5C8C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4832" w14:textId="77777777" w:rsidR="00F743F8" w:rsidRPr="00295975" w:rsidRDefault="00F743F8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4A41DD7C" w14:textId="77777777" w:rsidR="00F743F8" w:rsidRDefault="00F743F8" w:rsidP="00F743F8"/>
    <w:p w14:paraId="270E7255" w14:textId="77777777" w:rsidR="005F0B13" w:rsidRDefault="00F743F8" w:rsidP="00F743F8"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 w:rsidR="005F0B13">
        <w:rPr>
          <w:b/>
          <w:bCs/>
        </w:rPr>
        <w:t xml:space="preserve">statici </w:t>
      </w:r>
      <w:r w:rsidR="005F0B13">
        <w:t>per tutte le lingue per la pagina specificata.</w:t>
      </w:r>
    </w:p>
    <w:p w14:paraId="314998DE" w14:textId="77777777" w:rsidR="00B95620" w:rsidRDefault="005F0B13" w:rsidP="00B95620">
      <w:pPr>
        <w:spacing w:after="0"/>
      </w:pPr>
      <w:r>
        <w:t xml:space="preserve">Consideriamo i testi statici quelli richiamati dalle chiavi: </w:t>
      </w:r>
      <w:r w:rsidRPr="005F0B13">
        <w:t xml:space="preserve"> 'audioSource' 'headImage' 'pageTitle' 'pauseAudioButton' 'playAudioButton' 'sourceText' 'creationDate' 'lastUpdate' 'mainText'</w:t>
      </w:r>
      <w:r>
        <w:br/>
        <w:t>Una pagina è rappresentata da un blocco come questo preso ad esempio:</w:t>
      </w:r>
    </w:p>
    <w:p w14:paraId="61A9BFB6" w14:textId="11A991C3" w:rsidR="00B95620" w:rsidRPr="00B95620" w:rsidRDefault="005F0B13" w:rsidP="00B95620">
      <w:pPr>
        <w:spacing w:after="0"/>
      </w:pPr>
      <w:r>
        <w:br/>
      </w:r>
      <w:r w:rsidR="00B95620" w:rsidRPr="00B95620">
        <w:t>    "bsmariamaggiore": {</w:t>
      </w:r>
    </w:p>
    <w:p w14:paraId="482C89C6" w14:textId="77777777" w:rsidR="00B95620" w:rsidRPr="00B95620" w:rsidRDefault="00B95620" w:rsidP="00B95620">
      <w:pPr>
        <w:spacing w:after="0"/>
      </w:pPr>
      <w:r w:rsidRPr="00B95620">
        <w:t>        "it": {</w:t>
      </w:r>
    </w:p>
    <w:p w14:paraId="6FAE56E8" w14:textId="77777777" w:rsidR="00B95620" w:rsidRPr="00B95620" w:rsidRDefault="00B95620" w:rsidP="00B95620">
      <w:pPr>
        <w:spacing w:after="0"/>
      </w:pPr>
      <w:r w:rsidRPr="00B95620">
        <w:t>            "pageTitle": "Basilica di Santa Maria Maggiore",</w:t>
      </w:r>
    </w:p>
    <w:p w14:paraId="0E48E44A" w14:textId="77777777" w:rsidR="00B95620" w:rsidRPr="00B95620" w:rsidRDefault="00B95620" w:rsidP="00B95620">
      <w:pPr>
        <w:spacing w:after="0"/>
      </w:pPr>
      <w:r w:rsidRPr="00B95620">
        <w:t>            "playAudioButton": "Ascolta la storia",</w:t>
      </w:r>
    </w:p>
    <w:p w14:paraId="1D6AB4D7" w14:textId="77777777" w:rsidR="00B95620" w:rsidRPr="00B95620" w:rsidRDefault="00B95620" w:rsidP="00B95620">
      <w:pPr>
        <w:spacing w:after="0"/>
      </w:pPr>
      <w:r w:rsidRPr="00B95620">
        <w:t>            "pauseAudioButton": "Ferma la riproduzione",</w:t>
      </w:r>
    </w:p>
    <w:p w14:paraId="21A85A4C" w14:textId="77777777" w:rsidR="00B95620" w:rsidRPr="00B95620" w:rsidRDefault="00B95620" w:rsidP="00B95620">
      <w:pPr>
        <w:spacing w:after="0"/>
      </w:pPr>
      <w:r w:rsidRPr="00B95620">
        <w:t>            "mainText": "&lt;p&gt;&lt;font color=\"#ff0000\"&gt;&lt;b&gt;Se entri in chiesa, usa gli auricolari per ascoltare l'audio &lt;/b&gt;&lt;/font&gt; &lt;/p&gt;&lt;p&gt;&lt;font color=\"#3465a4\"&gt;Per conoscere gli orari di apertura consultare la pagina https://dindondan.app/orarimesse/Santa-Maria-Maggiore-Bologna-54DB1 &lt;/font&gt; &lt;/p&gt;",</w:t>
      </w:r>
    </w:p>
    <w:p w14:paraId="529CE64E" w14:textId="77777777" w:rsidR="00B95620" w:rsidRPr="00B95620" w:rsidRDefault="00B95620" w:rsidP="00B95620">
      <w:pPr>
        <w:spacing w:after="0"/>
      </w:pPr>
      <w:r w:rsidRPr="00B95620">
        <w:t>            "sourceText": "",</w:t>
      </w:r>
    </w:p>
    <w:p w14:paraId="683C303A" w14:textId="77777777" w:rsidR="00B95620" w:rsidRPr="00B95620" w:rsidRDefault="00B95620" w:rsidP="00B95620">
      <w:pPr>
        <w:spacing w:after="0"/>
      </w:pPr>
      <w:r w:rsidRPr="00B95620">
        <w:t>            "lastUpdate": "2025-12-26",</w:t>
      </w:r>
    </w:p>
    <w:p w14:paraId="6812FE81" w14:textId="77777777" w:rsidR="00B95620" w:rsidRPr="00B95620" w:rsidRDefault="00B95620" w:rsidP="00B95620">
      <w:pPr>
        <w:spacing w:after="0"/>
      </w:pPr>
      <w:r w:rsidRPr="00B95620">
        <w:t>            "headImage": "panorama_bologna.jpg",</w:t>
      </w:r>
    </w:p>
    <w:p w14:paraId="3BBA881C" w14:textId="77777777" w:rsidR="00B95620" w:rsidRPr="00B95620" w:rsidRDefault="00B95620" w:rsidP="00B95620">
      <w:pPr>
        <w:spacing w:after="0"/>
      </w:pPr>
      <w:r w:rsidRPr="00B95620">
        <w:t>            "audioSource": "it/bsmariamaggiore.mp3"</w:t>
      </w:r>
    </w:p>
    <w:p w14:paraId="7E046D90" w14:textId="77777777" w:rsidR="00B95620" w:rsidRPr="00B95620" w:rsidRDefault="00B95620" w:rsidP="00B95620">
      <w:pPr>
        <w:spacing w:after="0"/>
      </w:pPr>
      <w:r w:rsidRPr="00B95620">
        <w:t>        },</w:t>
      </w:r>
    </w:p>
    <w:p w14:paraId="0AEC33E3" w14:textId="77777777" w:rsidR="00B95620" w:rsidRPr="00B95620" w:rsidRDefault="00B95620" w:rsidP="00B95620">
      <w:pPr>
        <w:spacing w:after="0"/>
      </w:pPr>
      <w:r w:rsidRPr="00B95620">
        <w:t>        "es": {</w:t>
      </w:r>
    </w:p>
    <w:p w14:paraId="228F47A2" w14:textId="77777777" w:rsidR="00B95620" w:rsidRPr="00B95620" w:rsidRDefault="00B95620" w:rsidP="00B95620">
      <w:pPr>
        <w:spacing w:after="0"/>
      </w:pPr>
      <w:r w:rsidRPr="00B95620">
        <w:t>            "pageTitle": "Basílica de Santa María la Mayor",</w:t>
      </w:r>
    </w:p>
    <w:p w14:paraId="6DBBE638" w14:textId="77777777" w:rsidR="00B95620" w:rsidRPr="00B95620" w:rsidRDefault="00B95620" w:rsidP="00B95620">
      <w:pPr>
        <w:spacing w:after="0"/>
      </w:pPr>
      <w:r w:rsidRPr="00B95620">
        <w:t>            "playAudioButton": "Escuchar la historia",</w:t>
      </w:r>
    </w:p>
    <w:p w14:paraId="5C7BE069" w14:textId="77777777" w:rsidR="00B95620" w:rsidRPr="00B95620" w:rsidRDefault="00B95620" w:rsidP="00B95620">
      <w:pPr>
        <w:spacing w:after="0"/>
      </w:pPr>
      <w:r w:rsidRPr="00B95620">
        <w:t>            "pauseAudioButton": "Detener la reproducción",</w:t>
      </w:r>
    </w:p>
    <w:p w14:paraId="175D15E8" w14:textId="77777777" w:rsidR="00B95620" w:rsidRPr="00B95620" w:rsidRDefault="00B95620" w:rsidP="00B95620">
      <w:pPr>
        <w:spacing w:after="0"/>
      </w:pPr>
      <w:r w:rsidRPr="00B95620">
        <w:t>            "mainText": "&lt;p&gt;&lt;font color=\"#ff0000\"&gt;&lt;b&gt;Si entra en la iglesia, use auriculares para escuchar el audio.&lt;/b&gt;&lt;/font&gt; &lt;/p&gt;&lt;p&gt;&lt;font color=\"#3465a4\"&gt;Para conocer el horario de apertura, visite la página https://dindondan.app/orarimesse/Santa-Maria-Maggiore-Bologna-54DB1 &lt;/font&gt; &lt;/p&gt;",</w:t>
      </w:r>
    </w:p>
    <w:p w14:paraId="691E1F20" w14:textId="77777777" w:rsidR="00B95620" w:rsidRPr="00B95620" w:rsidRDefault="00B95620" w:rsidP="00B95620">
      <w:pPr>
        <w:spacing w:after="0"/>
      </w:pPr>
      <w:r w:rsidRPr="00B95620">
        <w:t>            "sourceText": "",</w:t>
      </w:r>
    </w:p>
    <w:p w14:paraId="439CF128" w14:textId="77777777" w:rsidR="00B95620" w:rsidRPr="00B95620" w:rsidRDefault="00B95620" w:rsidP="00B95620">
      <w:pPr>
        <w:spacing w:after="0"/>
      </w:pPr>
      <w:r w:rsidRPr="00B95620">
        <w:lastRenderedPageBreak/>
        <w:t>            "lastUpdate": "2025-12-26",</w:t>
      </w:r>
    </w:p>
    <w:p w14:paraId="76DC5FE6" w14:textId="77777777" w:rsidR="00B95620" w:rsidRPr="00B95620" w:rsidRDefault="00B95620" w:rsidP="00B95620">
      <w:pPr>
        <w:spacing w:after="0"/>
      </w:pPr>
      <w:r w:rsidRPr="00B95620">
        <w:t>            "headImage": "panorama_bologna.jpg",</w:t>
      </w:r>
    </w:p>
    <w:p w14:paraId="7F57E89F" w14:textId="77777777" w:rsidR="00B95620" w:rsidRPr="00B95620" w:rsidRDefault="00B95620" w:rsidP="00B95620">
      <w:pPr>
        <w:spacing w:after="0"/>
      </w:pPr>
      <w:r w:rsidRPr="00B95620">
        <w:t>            "audioSource": "es/bsmariamaggiore.mp3"</w:t>
      </w:r>
    </w:p>
    <w:p w14:paraId="6A841585" w14:textId="77777777" w:rsidR="00B95620" w:rsidRPr="00B95620" w:rsidRDefault="00B95620" w:rsidP="00B95620">
      <w:pPr>
        <w:spacing w:after="0"/>
      </w:pPr>
      <w:r w:rsidRPr="00B95620">
        <w:t>        },</w:t>
      </w:r>
    </w:p>
    <w:p w14:paraId="683A6F99" w14:textId="77777777" w:rsidR="00B95620" w:rsidRPr="00B95620" w:rsidRDefault="00B95620" w:rsidP="00B95620">
      <w:pPr>
        <w:spacing w:after="0"/>
      </w:pPr>
      <w:r w:rsidRPr="00B95620">
        <w:t>        "fr": {</w:t>
      </w:r>
    </w:p>
    <w:p w14:paraId="24D82A15" w14:textId="77777777" w:rsidR="00B95620" w:rsidRPr="00B95620" w:rsidRDefault="00B95620" w:rsidP="00B95620">
      <w:pPr>
        <w:spacing w:after="0"/>
      </w:pPr>
      <w:r w:rsidRPr="00B95620">
        <w:t>            "pageTitle": "Basilique de Santa Maria Maggiore",</w:t>
      </w:r>
    </w:p>
    <w:p w14:paraId="13D337E1" w14:textId="77777777" w:rsidR="00B95620" w:rsidRPr="00B95620" w:rsidRDefault="00B95620" w:rsidP="00B95620">
      <w:pPr>
        <w:spacing w:after="0"/>
      </w:pPr>
      <w:r w:rsidRPr="00B95620">
        <w:t>            "playAudioButton": "Écouter le récit",</w:t>
      </w:r>
    </w:p>
    <w:p w14:paraId="29137AD2" w14:textId="77777777" w:rsidR="00B95620" w:rsidRPr="00B95620" w:rsidRDefault="00B95620" w:rsidP="00B95620">
      <w:pPr>
        <w:spacing w:after="0"/>
      </w:pPr>
      <w:r w:rsidRPr="00B95620">
        <w:t>            "pauseAudioButton": "Arrêter la lecture",</w:t>
      </w:r>
    </w:p>
    <w:p w14:paraId="6B5B9A16" w14:textId="77777777" w:rsidR="00B95620" w:rsidRPr="00B95620" w:rsidRDefault="00B95620" w:rsidP="00B95620">
      <w:pPr>
        <w:spacing w:after="0"/>
      </w:pPr>
      <w:r w:rsidRPr="00B95620">
        <w:t>            "mainText": "&lt;p&gt;&lt;font color=\"#ff0000\"&gt;&lt;b&gt;Si vous entrez dans l'église, utilisez des écouteurs pour écouter l'audio.&lt;/b&gt;&lt;/font&gt; &lt;/p&gt;&lt;p&gt;&lt;font color=\"#3465a4\"&gt;Pour connaître les horaires d'ouverture, veuillez consulter la page https://dindondan.app/orarimesse/Santa-Maria-Maggiore-Bologna-54DB1 &lt;/font&gt; &lt;/p&gt;",</w:t>
      </w:r>
    </w:p>
    <w:p w14:paraId="343328FE" w14:textId="77777777" w:rsidR="00B95620" w:rsidRPr="00B95620" w:rsidRDefault="00B95620" w:rsidP="00B95620">
      <w:pPr>
        <w:spacing w:after="0"/>
      </w:pPr>
      <w:r w:rsidRPr="00B95620">
        <w:t>            "sourceText": "",</w:t>
      </w:r>
    </w:p>
    <w:p w14:paraId="29B85A70" w14:textId="77777777" w:rsidR="00B95620" w:rsidRPr="00B95620" w:rsidRDefault="00B95620" w:rsidP="00B95620">
      <w:pPr>
        <w:spacing w:after="0"/>
      </w:pPr>
      <w:r w:rsidRPr="00B95620">
        <w:t>            "lastUpdate": "2025-12-26",</w:t>
      </w:r>
    </w:p>
    <w:p w14:paraId="20723D14" w14:textId="77777777" w:rsidR="00B95620" w:rsidRPr="00B95620" w:rsidRDefault="00B95620" w:rsidP="00B95620">
      <w:pPr>
        <w:spacing w:after="0"/>
      </w:pPr>
      <w:r w:rsidRPr="00B95620">
        <w:t>            "headImage": "panorama_bologna.jpg",</w:t>
      </w:r>
    </w:p>
    <w:p w14:paraId="599DD931" w14:textId="77777777" w:rsidR="00B95620" w:rsidRPr="00B95620" w:rsidRDefault="00B95620" w:rsidP="00B95620">
      <w:pPr>
        <w:spacing w:after="0"/>
      </w:pPr>
      <w:r w:rsidRPr="00B95620">
        <w:t>            "audioSource": "fr/bsmariamaggiore.mp3"</w:t>
      </w:r>
    </w:p>
    <w:p w14:paraId="17A21E18" w14:textId="77777777" w:rsidR="00B95620" w:rsidRPr="00B95620" w:rsidRDefault="00B95620" w:rsidP="00B95620">
      <w:pPr>
        <w:spacing w:after="0"/>
      </w:pPr>
      <w:r w:rsidRPr="00B95620">
        <w:t>        },</w:t>
      </w:r>
    </w:p>
    <w:p w14:paraId="41694AC5" w14:textId="77777777" w:rsidR="00B95620" w:rsidRPr="00B95620" w:rsidRDefault="00B95620" w:rsidP="00B95620">
      <w:pPr>
        <w:spacing w:after="0"/>
      </w:pPr>
      <w:r w:rsidRPr="00B95620">
        <w:t>        "en": {</w:t>
      </w:r>
    </w:p>
    <w:p w14:paraId="7F664F6A" w14:textId="77777777" w:rsidR="00B95620" w:rsidRPr="00B95620" w:rsidRDefault="00B95620" w:rsidP="00B95620">
      <w:pPr>
        <w:spacing w:after="0"/>
      </w:pPr>
      <w:r w:rsidRPr="00B95620">
        <w:t>            "pageTitle": "Basilica of Santa Maria Maggiore",</w:t>
      </w:r>
    </w:p>
    <w:p w14:paraId="13018C46" w14:textId="77777777" w:rsidR="00B95620" w:rsidRPr="00B95620" w:rsidRDefault="00B95620" w:rsidP="00B95620">
      <w:pPr>
        <w:spacing w:after="0"/>
      </w:pPr>
      <w:r w:rsidRPr="00B95620">
        <w:t>            "playAudioButton": "Listen with headphones",</w:t>
      </w:r>
    </w:p>
    <w:p w14:paraId="3D6F0929" w14:textId="77777777" w:rsidR="00B95620" w:rsidRPr="00B95620" w:rsidRDefault="00B95620" w:rsidP="00B95620">
      <w:pPr>
        <w:spacing w:after="0"/>
      </w:pPr>
      <w:r w:rsidRPr="00B95620">
        <w:t>            "pauseAudioButton": "Pause",</w:t>
      </w:r>
    </w:p>
    <w:p w14:paraId="67BF386B" w14:textId="77777777" w:rsidR="00B95620" w:rsidRPr="00B95620" w:rsidRDefault="00B95620" w:rsidP="00B95620">
      <w:pPr>
        <w:spacing w:after="0"/>
      </w:pPr>
      <w:r w:rsidRPr="00B95620">
        <w:t>            "mainText": "&lt;p&gt;&lt;font color=\"#ff0000\"&gt;&lt;b&gt;If you enter the church, use headphones to listen to the audio&lt;/b&gt;&lt;/font&gt; &lt;/p&gt;&lt;p&gt;&lt;font color=\"#3465a4\"&gt;To find out the opening hours, please visit the page https://dindondan.app/orarimesse/Santa-Maria-Maggiore-Bologna-54DB1 &lt;/font&gt; &lt;/p&gt;",</w:t>
      </w:r>
    </w:p>
    <w:p w14:paraId="2DE44880" w14:textId="77777777" w:rsidR="00B95620" w:rsidRPr="00B95620" w:rsidRDefault="00B95620" w:rsidP="00B95620">
      <w:pPr>
        <w:spacing w:after="0"/>
      </w:pPr>
      <w:r w:rsidRPr="00B95620">
        <w:t>            "sourceText": "",</w:t>
      </w:r>
    </w:p>
    <w:p w14:paraId="29BE11FF" w14:textId="77777777" w:rsidR="00B95620" w:rsidRPr="00B95620" w:rsidRDefault="00B95620" w:rsidP="00B95620">
      <w:pPr>
        <w:spacing w:after="0"/>
      </w:pPr>
      <w:r w:rsidRPr="00B95620">
        <w:t>            "lastUpdate": "2025-12-26",</w:t>
      </w:r>
    </w:p>
    <w:p w14:paraId="7BC51FA7" w14:textId="77777777" w:rsidR="00B95620" w:rsidRPr="00B95620" w:rsidRDefault="00B95620" w:rsidP="00B95620">
      <w:pPr>
        <w:spacing w:after="0"/>
      </w:pPr>
      <w:r w:rsidRPr="00B95620">
        <w:t>            "headImage": "panorama_bologna.jpg",</w:t>
      </w:r>
    </w:p>
    <w:p w14:paraId="545C3677" w14:textId="77777777" w:rsidR="00B95620" w:rsidRPr="00B95620" w:rsidRDefault="00B95620" w:rsidP="00B95620">
      <w:pPr>
        <w:spacing w:after="0"/>
      </w:pPr>
      <w:r w:rsidRPr="00B95620">
        <w:t>            "audioSource": "en/bsmariamaggiore.mp3"</w:t>
      </w:r>
    </w:p>
    <w:p w14:paraId="70A2432D" w14:textId="77777777" w:rsidR="00B95620" w:rsidRPr="00B95620" w:rsidRDefault="00B95620" w:rsidP="00B95620">
      <w:pPr>
        <w:spacing w:after="0"/>
      </w:pPr>
      <w:r w:rsidRPr="00B95620">
        <w:t>        }</w:t>
      </w:r>
    </w:p>
    <w:p w14:paraId="4FB208E2" w14:textId="1BF80E49" w:rsidR="005F0B13" w:rsidRDefault="005F0B13" w:rsidP="005F0B13"/>
    <w:p w14:paraId="156BE870" w14:textId="77777777" w:rsidR="00B95620" w:rsidRDefault="005F0B13" w:rsidP="005F0B13">
      <w:r>
        <w:t>Non necessariamente debbono essere presenti nel blocco tutte le chiavi, m</w:t>
      </w:r>
      <w:r w:rsidR="00B95620">
        <w:t>a</w:t>
      </w:r>
      <w:r>
        <w:t xml:space="preserve"> se sono presenti possono essere usate nel seguente modo:</w:t>
      </w:r>
    </w:p>
    <w:p w14:paraId="68B3D69E" w14:textId="0BB21781" w:rsidR="00B95620" w:rsidRDefault="005F0B13" w:rsidP="00B95620">
      <w:pPr>
        <w:pStyle w:val="Paragrafoelenco"/>
        <w:numPr>
          <w:ilvl w:val="0"/>
          <w:numId w:val="28"/>
        </w:numPr>
      </w:pPr>
      <w:r>
        <w:t xml:space="preserve">“chiave”:  “”  viene pulita la chiave nel file  se presente </w:t>
      </w:r>
      <w:r w:rsidR="00B95620">
        <w:t>del testo</w:t>
      </w:r>
    </w:p>
    <w:p w14:paraId="53FF2271" w14:textId="563D60A9" w:rsidR="005F0B13" w:rsidRDefault="00B95620" w:rsidP="00B95620">
      <w:pPr>
        <w:pStyle w:val="Paragrafoelenco"/>
        <w:numPr>
          <w:ilvl w:val="0"/>
          <w:numId w:val="28"/>
        </w:numPr>
      </w:pPr>
      <w:r>
        <w:t xml:space="preserve">“chiave”:  “contiene del testo …”  inserisce o aggiorna il testo della chiave nei relativi texts.json nelle varie lingue. </w:t>
      </w:r>
    </w:p>
    <w:p w14:paraId="17081B59" w14:textId="77777777" w:rsidR="006C226D" w:rsidRDefault="006C226D">
      <w:r>
        <w:br w:type="page"/>
      </w:r>
    </w:p>
    <w:p w14:paraId="03B7D482" w14:textId="3D844998" w:rsidR="00B95620" w:rsidRDefault="00B95620" w:rsidP="005F0B13">
      <w:r>
        <w:lastRenderedPageBreak/>
        <w:t>Considerazioni</w:t>
      </w:r>
    </w:p>
    <w:p w14:paraId="32D31C2E" w14:textId="7E0BF336" w:rsidR="006C226D" w:rsidRDefault="00B95620" w:rsidP="005F0B13">
      <w:r>
        <w:t xml:space="preserve">Il file </w:t>
      </w:r>
      <w:r w:rsidRPr="006C226D">
        <w:rPr>
          <w:b/>
          <w:bCs/>
        </w:rPr>
        <w:t>manual_keys_template.json</w:t>
      </w:r>
      <w:r>
        <w:t xml:space="preserve"> potrebbe essere mantenuto aggiornato,</w:t>
      </w:r>
      <w:r w:rsidR="006C226D">
        <w:t xml:space="preserve"> senza cancellare le chiavi già caricate, permettendo l’eventuale ricaricamento in caso di problemi e/o la necessità di ricreare i blocchi di texts.json, dopo che sono stati caricati i dati dinamici, legati al documento.</w:t>
      </w:r>
      <w:r w:rsidR="006C226D">
        <w:br/>
      </w:r>
    </w:p>
    <w:p w14:paraId="5831E33C" w14:textId="12DD17E4" w:rsidR="00751F7E" w:rsidRDefault="00F743F8" w:rsidP="00F743F8">
      <w:r>
        <w:t xml:space="preserve"> </w:t>
      </w:r>
    </w:p>
    <w:p w14:paraId="062F5B4A" w14:textId="77777777" w:rsidR="006C226D" w:rsidRDefault="006C226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ABBECB9" w14:textId="2D0DD19E" w:rsidR="00751F7E" w:rsidRDefault="00751F7E" w:rsidP="00051A1C">
      <w:pPr>
        <w:pStyle w:val="Titolo2"/>
      </w:pPr>
      <w:bookmarkStart w:id="26" w:name="tit_Caricamento_delle_immagini_con_lo_sc"/>
      <w:r>
        <w:lastRenderedPageBreak/>
        <w:t xml:space="preserve">Caricamento delle immagini con lo script </w:t>
      </w:r>
      <w:r w:rsidR="00FE53ED">
        <w:t>update_image.bat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5AFA1881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6"/>
          <w:p w14:paraId="517BF41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0E1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6C3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1B9AC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AFD7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B31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52F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623FEC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D3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2D35" w14:textId="5A035AAB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caricamento delle immagini</w:t>
            </w:r>
            <w:r w:rsid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nel file .json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FEC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F86D7D0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9E2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AB18" w14:textId="74AF53F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update_image.bat</w:t>
            </w:r>
            <w:r w:rsid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update_image_sources.py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2788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186FB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241A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27AA" w14:textId="6BEE71FC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 w:rsidRP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image_list.txt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(modifica manuale)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4B0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ABD601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9B7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40CB6" w14:textId="2239E8AD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771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1BDA5E6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DE5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B234" w14:textId="1236383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65B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A44688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692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0B8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18A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B77797A" w14:textId="77777777" w:rsidR="00B11C9E" w:rsidRDefault="00B11C9E" w:rsidP="00FE53ED"/>
    <w:p w14:paraId="3D427C0B" w14:textId="77777777" w:rsidR="009133E6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r w:rsidR="00640D20">
        <w:t>paginaxy</w:t>
      </w:r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</w:p>
    <w:p w14:paraId="5513C291" w14:textId="7777777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>
        <w:t xml:space="preserve">Il codice </w:t>
      </w:r>
      <w:r w:rsidRPr="009133E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update_image_sources.py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 usa il file </w:t>
      </w:r>
      <w:r w:rsidRPr="0044464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it-IT"/>
          <w14:ligatures w14:val="none"/>
        </w:rPr>
        <w:t>image_list.txt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 che è presente in root e che contiene una riga per ogni chiave </w:t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"imageSource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X</w:t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"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. Un esempio: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br/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giangiorgi|imageSource1|giangiorgi/panorama_bologna.jpg</w:t>
      </w:r>
    </w:p>
    <w:p w14:paraId="721C16AE" w14:textId="7777777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giangiorgi|imageSource2|giangiorgi/cantierefontanina.jpg</w:t>
      </w:r>
    </w:p>
    <w:p w14:paraId="4959A4C2" w14:textId="3A9F018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giangiorgi|imageSource3|giangiorgi/serrandeImbrattate.jpg</w:t>
      </w:r>
    </w:p>
    <w:p w14:paraId="3F4A128E" w14:textId="2E31C195" w:rsidR="00715248" w:rsidRDefault="00444645">
      <w:r>
        <w:t>il tracciato della riga è:</w:t>
      </w:r>
      <w:r>
        <w:br/>
        <w:t>[paginaID]|</w:t>
      </w:r>
      <w:r w:rsidR="00843DEF">
        <w:t>[chiaveJson]|[paginaID]/[nomeImmagine]</w:t>
      </w:r>
    </w:p>
    <w:p w14:paraId="45DC2F8B" w14:textId="77777777" w:rsidR="00715248" w:rsidRDefault="00715248">
      <w:r>
        <w:br w:type="page"/>
      </w:r>
    </w:p>
    <w:p w14:paraId="5A50D19E" w14:textId="5607993A" w:rsidR="00712A5A" w:rsidRDefault="00712A5A"/>
    <w:p w14:paraId="666836DB" w14:textId="3E5302E9" w:rsidR="00712A5A" w:rsidRDefault="00712A5A" w:rsidP="00712A5A">
      <w:pPr>
        <w:pStyle w:val="Titolo2"/>
      </w:pPr>
      <w:bookmarkStart w:id="27" w:name="tit_Come_recuperare_le_informazioni_dall"/>
      <w:r>
        <w:t xml:space="preserve">Come recuperare le informazioni dalle attività di Gemini 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D1D6589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7"/>
          <w:p w14:paraId="2B9F6A8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502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A7D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B4D283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FE9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3ED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8E48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B2A5D9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A48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F768" w14:textId="6113FAB4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0325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Estrazione da Takeout Google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0305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11E0B18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D66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F181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038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4B7407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6D8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139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6F30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02254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1F8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5FD7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C6D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2B5E35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5E6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C4D9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A8F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EA163C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615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4A4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2A50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6C0F8CF4" w14:textId="77777777" w:rsidR="00B11C9E" w:rsidRDefault="00B11C9E" w:rsidP="00324794"/>
    <w:p w14:paraId="47727D42" w14:textId="71645E1D" w:rsidR="00324794" w:rsidRDefault="00712A5A" w:rsidP="00324794">
      <w:pPr>
        <w:rPr>
          <w:b/>
          <w:bCs/>
        </w:rPr>
      </w:pPr>
      <w:r>
        <w:t xml:space="preserve">Durante la creazione del sito, è stato usato il supporto di Gemini ed è stato </w:t>
      </w:r>
      <w:del w:id="28" w:author="Ruggero Rostirolla" w:date="2026-02-01T16:21:00Z" w16du:dateUtc="2026-02-01T15:21:00Z">
        <w:r>
          <w:delText>peer</w:delText>
        </w:r>
      </w:del>
      <w:ins w:id="29" w:author="Ruggero Rostirolla" w:date="2026-02-01T16:21:00Z" w16du:dateUtc="2026-02-01T15:21:00Z">
        <w:r>
          <w:t>per</w:t>
        </w:r>
      </w:ins>
      <w:r>
        <w:t xml:space="preserve"> molto tempo e continuativo. Quindi si è presentato il caso di recuperare codice, che si è perso durante le migrazioni e pulizie. Per fare questo si ricorre alla sezione Attività, che risulta onerosa, trattare singola chat per trovare il blocco che contiene il codice da recuperare.</w:t>
      </w:r>
      <w:r>
        <w:br/>
        <w:t xml:space="preserve">Si ricorre all’estrazione di tutto il testo dell’attività </w:t>
      </w:r>
      <w:r w:rsidR="00202956">
        <w:t xml:space="preserve">di Gemini </w:t>
      </w:r>
      <w:r>
        <w:t>usando takeout</w:t>
      </w:r>
      <w:r w:rsidR="00202956">
        <w:t xml:space="preserve"> google.</w:t>
      </w:r>
      <w:r w:rsidR="00202956">
        <w:br/>
        <w:t>Si debbono scaricare dei file zip che sono prodotti da takeout sulla base della tipologia di documenti che si vogliono estrarre.</w:t>
      </w:r>
      <w:r w:rsidR="00202956">
        <w:br/>
        <w:t>Nel caso specifico si deseleziona tutte le tipologie e scorrendo seleziona solo:</w:t>
      </w:r>
      <w:r w:rsidR="00202956">
        <w:br/>
        <w:t xml:space="preserve"> “</w:t>
      </w:r>
      <w:r w:rsidR="00202956" w:rsidRPr="00202956">
        <w:rPr>
          <w:b/>
          <w:bCs/>
        </w:rPr>
        <w:t>Le mie attività "</w:t>
      </w:r>
    </w:p>
    <w:p w14:paraId="6AC78DF0" w14:textId="77777777" w:rsidR="008A49C5" w:rsidRDefault="00202956" w:rsidP="00324794">
      <w:pPr>
        <w:ind w:left="708"/>
      </w:pPr>
      <w:r>
        <w:t>in fondo a sinistra di questo riquadro seleziona il bottone</w:t>
      </w:r>
      <w:r w:rsidR="008A49C5">
        <w:t>:</w:t>
      </w:r>
    </w:p>
    <w:p w14:paraId="3775B165" w14:textId="6F09EC9F" w:rsidR="00324794" w:rsidRDefault="00202956" w:rsidP="00324794">
      <w:pPr>
        <w:ind w:left="708"/>
      </w:pPr>
      <w:r>
        <w:t xml:space="preserve"> “</w:t>
      </w:r>
      <w:r w:rsidRPr="00202956">
        <w:rPr>
          <w:b/>
          <w:bCs/>
        </w:rPr>
        <w:t>Più formati</w:t>
      </w:r>
      <w:r>
        <w:t>”</w:t>
      </w:r>
      <w:r w:rsidR="00324794" w:rsidRPr="00324794">
        <w:t xml:space="preserve"> </w:t>
      </w:r>
      <w:r w:rsidR="00324794">
        <w:t>nel blocco che si presenta, scegli:</w:t>
      </w:r>
    </w:p>
    <w:p w14:paraId="06D184B4" w14:textId="72074BDC" w:rsidR="00202956" w:rsidRDefault="00324794" w:rsidP="00324794">
      <w:pPr>
        <w:ind w:left="1416"/>
      </w:pPr>
      <w:r>
        <w:t>in</w:t>
      </w:r>
      <w:r w:rsidR="00202956">
        <w:t xml:space="preserve"> “</w:t>
      </w:r>
      <w:r w:rsidR="00202956" w:rsidRPr="00202956">
        <w:rPr>
          <w:b/>
          <w:bCs/>
        </w:rPr>
        <w:t>Record Attività</w:t>
      </w:r>
      <w:r w:rsidR="00202956">
        <w:t>” il formato “</w:t>
      </w:r>
      <w:r w:rsidR="00202956" w:rsidRPr="00202956">
        <w:rPr>
          <w:b/>
          <w:bCs/>
        </w:rPr>
        <w:t>json</w:t>
      </w:r>
      <w:r w:rsidR="00202956" w:rsidRPr="00202956">
        <w:t>”</w:t>
      </w:r>
      <w:r>
        <w:t xml:space="preserve"> </w:t>
      </w:r>
      <w:r w:rsidR="00202956">
        <w:t xml:space="preserve"> e non html</w:t>
      </w:r>
      <w:r>
        <w:t xml:space="preserve"> e poi premi </w:t>
      </w:r>
      <w:r>
        <w:rPr>
          <w:b/>
          <w:bCs/>
        </w:rPr>
        <w:t>OK</w:t>
      </w:r>
      <w:r w:rsidR="00202956">
        <w:t>.</w:t>
      </w:r>
    </w:p>
    <w:p w14:paraId="4AEA61BA" w14:textId="562C3A60" w:rsidR="00712A5A" w:rsidRDefault="00202956" w:rsidP="008A49C5">
      <w:pPr>
        <w:ind w:left="708"/>
      </w:pPr>
      <w:r>
        <w:t xml:space="preserve"> “</w:t>
      </w:r>
      <w:r w:rsidRPr="00202956">
        <w:rPr>
          <w:b/>
          <w:bCs/>
        </w:rPr>
        <w:t>Tutti i dati delle attività inclusi</w:t>
      </w:r>
      <w:r>
        <w:t>”</w:t>
      </w:r>
      <w:r w:rsidR="00324794">
        <w:t xml:space="preserve"> si apre la lista dei dati specifici che possiamo estrarre</w:t>
      </w:r>
      <w:r w:rsidR="008A49C5">
        <w:t>:</w:t>
      </w:r>
      <w:r w:rsidR="008A49C5">
        <w:br/>
      </w:r>
      <w:r w:rsidR="00324794">
        <w:t xml:space="preserve"> “</w:t>
      </w:r>
      <w:r w:rsidR="00324794" w:rsidRPr="008A49C5">
        <w:rPr>
          <w:b/>
          <w:bCs/>
        </w:rPr>
        <w:t>deselezionare tutti</w:t>
      </w:r>
      <w:r w:rsidR="00324794">
        <w:t xml:space="preserve">” </w:t>
      </w:r>
      <w:r w:rsidR="008A49C5">
        <w:br/>
      </w:r>
      <w:r w:rsidR="00324794">
        <w:t>e poi selezionare solo “</w:t>
      </w:r>
      <w:r w:rsidR="00324794" w:rsidRPr="00324794">
        <w:rPr>
          <w:b/>
          <w:bCs/>
        </w:rPr>
        <w:t>App Gemini</w:t>
      </w:r>
      <w:r w:rsidR="00324794">
        <w:t xml:space="preserve">” e premi </w:t>
      </w:r>
      <w:r w:rsidR="00324794" w:rsidRPr="008A49C5">
        <w:rPr>
          <w:b/>
          <w:bCs/>
        </w:rPr>
        <w:t>OK</w:t>
      </w:r>
      <w:r>
        <w:br/>
      </w:r>
    </w:p>
    <w:p w14:paraId="629427A5" w14:textId="581CC747" w:rsidR="008A49C5" w:rsidRDefault="008A49C5" w:rsidP="008A49C5">
      <w:r>
        <w:t>Fatto questa scelta, scorrete la pagina fino in fondo e selezionate il bottone azzurro “</w:t>
      </w:r>
      <w:r w:rsidRPr="008A49C5">
        <w:rPr>
          <w:b/>
          <w:bCs/>
        </w:rPr>
        <w:t>Passaggio successivo</w:t>
      </w:r>
      <w:r>
        <w:t>”</w:t>
      </w:r>
      <w:r>
        <w:br/>
      </w:r>
      <w:r>
        <w:br/>
        <w:t>Seleziona “</w:t>
      </w:r>
      <w:r w:rsidRPr="008A49C5">
        <w:rPr>
          <w:b/>
          <w:bCs/>
        </w:rPr>
        <w:t>Esporta una volta sola</w:t>
      </w:r>
      <w:r>
        <w:t>” e premi il bottone azzurro “</w:t>
      </w:r>
      <w:r w:rsidRPr="008A49C5">
        <w:rPr>
          <w:b/>
          <w:bCs/>
        </w:rPr>
        <w:t>Crea esportazione</w:t>
      </w:r>
      <w:r>
        <w:t xml:space="preserve">” </w:t>
      </w:r>
    </w:p>
    <w:p w14:paraId="2D3D6D28" w14:textId="286EB22D" w:rsidR="008A49C5" w:rsidRDefault="008A49C5" w:rsidP="008A49C5">
      <w:r>
        <w:t>A questo punto riceverete una mail che vi consente di arrivare alla pagina per scaricare il file zip che contiene i testi delle attività di Gemini.</w:t>
      </w:r>
    </w:p>
    <w:p w14:paraId="690C5A90" w14:textId="7E4BD4E2" w:rsidR="00727CF6" w:rsidRDefault="00727CF6" w:rsidP="00C52E1C">
      <w:pPr>
        <w:pStyle w:val="Titolo2"/>
      </w:pPr>
      <w:bookmarkStart w:id="30" w:name="tit_I_programmi_coinvolti"/>
      <w:r>
        <w:br w:type="page"/>
      </w:r>
      <w:r w:rsidR="00C52E1C">
        <w:lastRenderedPageBreak/>
        <w:br/>
        <w:t>I programmi coinvolti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2352"/>
        <w:gridCol w:w="3008"/>
        <w:gridCol w:w="3799"/>
      </w:tblGrid>
      <w:tr w:rsidR="00727CF6" w:rsidRPr="00727CF6" w14:paraId="5DBEB2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bookmarkEnd w:id="30"/>
          <w:p w14:paraId="4EE8EF8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9B860" w14:textId="77777777" w:rsidR="00727CF6" w:rsidRPr="00727CF6" w:rsidRDefault="00727CF6" w:rsidP="00727CF6">
            <w:pPr>
              <w:ind w:left="708"/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File (Mantenere)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32CC5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Ruolo nel Nuovo Flusso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938A3" w14:textId="77777777" w:rsidR="00727CF6" w:rsidRPr="00727CF6" w:rsidRDefault="00727CF6" w:rsidP="00727CF6">
            <w:pPr>
              <w:ind w:left="708"/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Note sull'Aggiornamento</w:t>
            </w:r>
          </w:p>
        </w:tc>
      </w:tr>
      <w:tr w:rsidR="00727CF6" w:rsidRPr="00727CF6" w14:paraId="766BB0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12C6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1A64A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Convert_All.ps1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53F5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NUOVO Orchestratore: Controlla l'intera pipeline di conversione.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B0FD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Deve essere l'unico script che chiami gli altri componenti Python per la conversione DOCX.</w:t>
            </w:r>
          </w:p>
        </w:tc>
      </w:tr>
      <w:tr w:rsidR="00727CF6" w:rsidRPr="00727CF6" w14:paraId="39E6D0F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7ED7" w14:textId="03F1C2E5" w:rsidR="00727CF6" w:rsidRPr="00727CF6" w:rsidRDefault="00727CF6" w:rsidP="00727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Pr="00727CF6">
              <w:rPr>
                <w:sz w:val="20"/>
                <w:szCs w:val="20"/>
              </w:rPr>
              <w:t>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FADB0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56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extract_images.py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6F98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Estrae le immagini incorporate nel DOCX prima della conversione.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F798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Convert_All.ps1.</w:t>
            </w:r>
          </w:p>
        </w:tc>
      </w:tr>
      <w:tr w:rsidR="00727CF6" w:rsidRPr="00727CF6" w14:paraId="6D905D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B7D27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D30CF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57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post_process_html.py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667C4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Esegue la pulizia finale dell'HTML grezzo, lo splitta e genera i file JSON/HTML finali.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799B4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Convert_All.ps1.</w:t>
            </w:r>
          </w:p>
        </w:tc>
      </w:tr>
      <w:tr w:rsidR="00727CF6" w:rsidRPr="00727CF6" w14:paraId="3DDEB8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0639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9CBE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get_coords_from_img.bat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06FA1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Esegue l'estrazione delle coordinate GPS da una foto.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73FF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Necessario per il recupero delle coordinate LAT/LON.</w:t>
            </w:r>
          </w:p>
        </w:tc>
      </w:tr>
      <w:tr w:rsidR="00727CF6" w:rsidRPr="00727CF6" w14:paraId="228439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A74A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9A26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58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extract_gps.py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17C9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per l'estrazione GPS.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5B66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get_coords_from_img.bat.</w:t>
            </w:r>
          </w:p>
        </w:tc>
      </w:tr>
      <w:tr w:rsidR="00727CF6" w:rsidRPr="00727CF6" w14:paraId="0B9AC9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0350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05E1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add_template.bat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733F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Template per la creazione del nuovo script add_paginaxy.bat.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12B6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Necessario come base di partenza.</w:t>
            </w:r>
          </w:p>
        </w:tc>
      </w:tr>
      <w:tr w:rsidR="00727CF6" w:rsidRPr="00727CF6" w14:paraId="789DC4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CB2E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937BD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59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add_page.py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C415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Lo script Python che aggiorna main.js e i file texts.json.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3DE8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 e verificare (vedi sotto).</w:t>
            </w:r>
          </w:p>
        </w:tc>
      </w:tr>
      <w:tr w:rsidR="00727CF6" w:rsidRPr="00727CF6" w14:paraId="2B7C51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E170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74C95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salvag.bat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1911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Utility di backup.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842E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Essenziale per la sicurezza.</w:t>
            </w:r>
          </w:p>
        </w:tc>
      </w:tr>
      <w:tr w:rsidR="00727CF6" w:rsidRPr="00727CF6" w14:paraId="313A18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3AF7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08E27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update_json.bat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A410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Script per il caricamento dei blocchi di testo nel 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DF26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</w:t>
            </w:r>
          </w:p>
        </w:tc>
      </w:tr>
      <w:tr w:rsidR="00727CF6" w:rsidRPr="00727CF6" w14:paraId="388EE1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F10C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3A903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60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json_updater.py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7C88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che modifica i 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5E21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update_json.bat.</w:t>
            </w:r>
          </w:p>
        </w:tc>
      </w:tr>
      <w:tr w:rsidR="00727CF6" w:rsidRPr="00727CF6" w14:paraId="2EE836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6427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16571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update_image.bat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D641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Script per il caricamento delle chiavi immagine.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57722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</w:t>
            </w:r>
          </w:p>
        </w:tc>
      </w:tr>
      <w:tr w:rsidR="00727CF6" w:rsidRPr="00727CF6" w14:paraId="5E89D8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7920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ABD75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61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update_image_sources.py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32F4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che aggiorna le chiavi immagine.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AC2A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update_image.bat.</w:t>
            </w:r>
          </w:p>
        </w:tc>
      </w:tr>
    </w:tbl>
    <w:p w14:paraId="3DF0D884" w14:textId="77777777" w:rsidR="00724B5E" w:rsidRDefault="00724B5E" w:rsidP="008A49C5">
      <w:pPr>
        <w:ind w:left="708"/>
      </w:pPr>
    </w:p>
    <w:p w14:paraId="662461EF" w14:textId="12E38392" w:rsidR="003103DA" w:rsidRDefault="003103DA">
      <w:r>
        <w:br w:type="page"/>
      </w:r>
    </w:p>
    <w:p w14:paraId="3D3B43A4" w14:textId="259ECEFC" w:rsidR="003103DA" w:rsidRDefault="003103DA">
      <w:r>
        <w:lastRenderedPageBreak/>
        <w:br w:type="page"/>
      </w:r>
    </w:p>
    <w:p w14:paraId="58775C4F" w14:textId="77777777" w:rsidR="00724B5E" w:rsidRDefault="00724B5E" w:rsidP="008A49C5">
      <w:pPr>
        <w:ind w:left="708"/>
      </w:pPr>
    </w:p>
    <w:p w14:paraId="274ABC3C" w14:textId="77777777" w:rsidR="00724B5E" w:rsidRDefault="00724B5E" w:rsidP="008A49C5">
      <w:pPr>
        <w:ind w:left="708"/>
      </w:pPr>
      <w:r>
        <w:t>ELENCO SEGNALIBRI PER EXCEL (Copia da qui):</w:t>
      </w:r>
    </w:p>
    <w:p w14:paraId="78728D2A" w14:textId="77777777" w:rsidR="00724B5E" w:rsidRDefault="00724B5E" w:rsidP="008A49C5">
      <w:pPr>
        <w:ind w:left="708"/>
      </w:pPr>
      <w:r>
        <w:t>--------------------------</w:t>
      </w:r>
    </w:p>
    <w:p w14:paraId="216FA11B" w14:textId="77777777" w:rsidR="00724B5E" w:rsidRDefault="00724B5E" w:rsidP="008A49C5">
      <w:pPr>
        <w:ind w:left="708"/>
      </w:pPr>
      <w:r>
        <w:t>Come creare una pagina del sito Paginaxy  -&gt; #tit_Come_creare_una_pagina_del_sito_Pagi</w:t>
      </w:r>
    </w:p>
    <w:p w14:paraId="36BEA60B" w14:textId="77777777" w:rsidR="00724B5E" w:rsidRDefault="00724B5E" w:rsidP="008A49C5">
      <w:pPr>
        <w:ind w:left="708"/>
      </w:pPr>
      <w:r>
        <w:t>Recupero informazioni ed immagini</w:t>
      </w:r>
      <w:r>
        <w:tab/>
        <w:t xml:space="preserve"> -&gt; #tit_Recupero_informazioni_ed_immagini</w:t>
      </w:r>
    </w:p>
    <w:p w14:paraId="59BFE58A" w14:textId="77777777" w:rsidR="00724B5E" w:rsidRDefault="00724B5E" w:rsidP="008A49C5">
      <w:pPr>
        <w:ind w:left="708"/>
      </w:pPr>
      <w:r>
        <w:t>Processo di creazione della pagina -&gt; #tit_Processo_di_creazione_della_pagina</w:t>
      </w:r>
    </w:p>
    <w:p w14:paraId="73C0851A" w14:textId="77777777" w:rsidR="00724B5E" w:rsidRDefault="00724B5E" w:rsidP="008A49C5">
      <w:pPr>
        <w:ind w:left="708"/>
      </w:pPr>
      <w:r>
        <w:t>Salvataggio e Ripristino del sito -&gt; #tit_Salvataggio_e_Ripristino_del_sito</w:t>
      </w:r>
    </w:p>
    <w:p w14:paraId="314FD3AC" w14:textId="77777777" w:rsidR="00724B5E" w:rsidRDefault="00724B5E" w:rsidP="008A49C5">
      <w:pPr>
        <w:ind w:left="708"/>
      </w:pPr>
      <w:r>
        <w:t>La struttura del sito -&gt; #tit_La_struttura_del_sito</w:t>
      </w:r>
    </w:p>
    <w:p w14:paraId="485AA10E" w14:textId="77777777" w:rsidR="00724B5E" w:rsidRDefault="00724B5E" w:rsidP="008A49C5">
      <w:pPr>
        <w:ind w:left="708"/>
      </w:pPr>
      <w:r>
        <w:t>Backup e Ripristino del sito -&gt; #tit_Backup_e_Ripristino_del_sito</w:t>
      </w:r>
    </w:p>
    <w:p w14:paraId="5C457D09" w14:textId="77777777" w:rsidR="00724B5E" w:rsidRDefault="00724B5E" w:rsidP="008A49C5">
      <w:pPr>
        <w:ind w:left="708"/>
      </w:pPr>
      <w:r>
        <w:br w:type="page"/>
      </w:r>
      <w:r>
        <w:lastRenderedPageBreak/>
        <w:t>Disamina del materiale ricevuto -&gt; #tit_Disamina_del_materiale_ricevuto</w:t>
      </w:r>
    </w:p>
    <w:p w14:paraId="120A7D27" w14:textId="77777777" w:rsidR="00724B5E" w:rsidRDefault="00724B5E" w:rsidP="008A49C5">
      <w:pPr>
        <w:ind w:left="708"/>
      </w:pPr>
      <w:r>
        <w:t>Considerazione sul tipo di immagini e di testi nella struttura del sito. -&gt; #tit_Considerazione_sul_tipo_di_immagini_</w:t>
      </w:r>
    </w:p>
    <w:p w14:paraId="6BF3A1FC" w14:textId="77777777" w:rsidR="00724B5E" w:rsidRDefault="00724B5E" w:rsidP="008A49C5">
      <w:pPr>
        <w:ind w:left="708"/>
      </w:pPr>
      <w:r>
        <w:t>Disamina del documento word paginaxy.docx -&gt; #tit_Disamina_del_documento_word_paginaxy</w:t>
      </w:r>
    </w:p>
    <w:p w14:paraId="3F96F244" w14:textId="77777777" w:rsidR="00724B5E" w:rsidRDefault="00724B5E" w:rsidP="008A49C5">
      <w:pPr>
        <w:ind w:left="708"/>
      </w:pPr>
      <w:r>
        <w:t>Creazione dello script add_paginaxy.bat -&gt; #tit_Creazione_dello_script_add_paginaxy_</w:t>
      </w:r>
    </w:p>
    <w:p w14:paraId="4966D2F6" w14:textId="77777777" w:rsidR="00724B5E" w:rsidRDefault="00724B5E" w:rsidP="008A49C5">
      <w:pPr>
        <w:ind w:left="708"/>
      </w:pPr>
      <w:r>
        <w:t>Identificazione delle coordinate GPS -&gt; #tit_Identificazione_delle_coordinate_GPS</w:t>
      </w:r>
    </w:p>
    <w:p w14:paraId="13FEAC17" w14:textId="77777777" w:rsidR="00724B5E" w:rsidRDefault="00724B5E" w:rsidP="008A49C5">
      <w:pPr>
        <w:ind w:left="708"/>
      </w:pPr>
      <w:r>
        <w:t>Gestione del pois_config.json  -&gt; #tit_Gestione_del_pois_config_json</w:t>
      </w:r>
    </w:p>
    <w:p w14:paraId="6267CF51" w14:textId="77777777" w:rsidR="00724B5E" w:rsidRDefault="00724B5E" w:rsidP="008A49C5">
      <w:pPr>
        <w:ind w:left="708"/>
      </w:pPr>
      <w:r>
        <w:t>Crea e modifica add_paginaxy.bat (NEWS version) -&gt; #tit_Crea_e_modifica_add_paginaxy_bat_NEW</w:t>
      </w:r>
    </w:p>
    <w:p w14:paraId="0177CD98" w14:textId="77777777" w:rsidR="00724B5E" w:rsidRDefault="00724B5E" w:rsidP="008A49C5">
      <w:pPr>
        <w:ind w:left="708"/>
      </w:pPr>
      <w:r>
        <w:t>Esecuzione della procedura add_paginaxy.bat -&gt; #tit_Esecuzione_della_procedura_add_pagin</w:t>
      </w:r>
    </w:p>
    <w:p w14:paraId="757F3E7A" w14:textId="77777777" w:rsidR="00724B5E" w:rsidRDefault="00724B5E" w:rsidP="008A49C5">
      <w:pPr>
        <w:ind w:left="708"/>
      </w:pPr>
      <w:r>
        <w:t>Gestione della lista dei nav nei files HTML -&gt; #tit_Gestione_della_lista_dei_nav_nei_fil</w:t>
      </w:r>
    </w:p>
    <w:p w14:paraId="0D65E1CF" w14:textId="77777777" w:rsidR="00724B5E" w:rsidRDefault="00724B5E" w:rsidP="008A49C5">
      <w:pPr>
        <w:ind w:left="708"/>
      </w:pPr>
      <w:r>
        <w:t>Recupero da pois_config.json con sync_nav_from_config.py -&gt; #tit_Recupero_da_pois_config_json_con_syn</w:t>
      </w:r>
    </w:p>
    <w:p w14:paraId="110BEFB0" w14:textId="77777777" w:rsidR="00724B5E" w:rsidRDefault="00724B5E" w:rsidP="008A49C5">
      <w:pPr>
        <w:ind w:left="708"/>
      </w:pPr>
      <w:r>
        <w:t>Dopo aver eseguito add_paginaxy.bat -&gt; #tit_Dopo_aver_eseguito_add_paginaxy_bat</w:t>
      </w:r>
    </w:p>
    <w:p w14:paraId="7477D2CF" w14:textId="77777777" w:rsidR="00724B5E" w:rsidRDefault="00724B5E" w:rsidP="008A49C5">
      <w:pPr>
        <w:ind w:left="708"/>
      </w:pPr>
      <w:r>
        <w:t>Caricamento dei testi dinamici: script update_json.bat -&gt; #tit_Caricamento_dei_testi_dinamici_scrip</w:t>
      </w:r>
    </w:p>
    <w:p w14:paraId="17AE42E9" w14:textId="77777777" w:rsidR="00724B5E" w:rsidRDefault="00724B5E" w:rsidP="008A49C5">
      <w:pPr>
        <w:ind w:left="708"/>
      </w:pPr>
      <w:r>
        <w:t>Caricamento dei testi statici: manual_key_updater.bat -&gt; #tit_Caricamento_dei_testi_statici_manual</w:t>
      </w:r>
    </w:p>
    <w:p w14:paraId="0BC1F364" w14:textId="77777777" w:rsidR="00724B5E" w:rsidRDefault="00724B5E" w:rsidP="008A49C5">
      <w:pPr>
        <w:ind w:left="708"/>
      </w:pPr>
      <w:r>
        <w:t>Caricamento delle immagini con lo script update_image.bat -&gt; #tit_Caricamento_delle_immagini_con_lo_sc</w:t>
      </w:r>
    </w:p>
    <w:p w14:paraId="7AD12A99" w14:textId="77777777" w:rsidR="00724B5E" w:rsidRDefault="00724B5E" w:rsidP="008A49C5">
      <w:pPr>
        <w:ind w:left="708"/>
      </w:pPr>
      <w:r>
        <w:t>Creazione dell’audio della pagina -&gt; #tit_Creazione_dell_audio_della_pagina</w:t>
      </w:r>
    </w:p>
    <w:p w14:paraId="7DFAF43E" w14:textId="77777777" w:rsidR="00724B5E" w:rsidRDefault="00724B5E" w:rsidP="008A49C5">
      <w:pPr>
        <w:ind w:left="708"/>
      </w:pPr>
      <w:r>
        <w:t>Come recuperare le informazioni dalle attività di Gemini  -&gt; #tit_Come_recuperare_le_informazioni_dall</w:t>
      </w:r>
    </w:p>
    <w:p w14:paraId="7F0634E5" w14:textId="77777777" w:rsidR="00724B5E" w:rsidRDefault="00724B5E" w:rsidP="008A49C5">
      <w:pPr>
        <w:ind w:left="708"/>
      </w:pPr>
      <w:r>
        <w:br w:type="page"/>
      </w:r>
      <w:r>
        <w:lastRenderedPageBreak/>
        <w:br/>
        <w:t>I programmi coinvolti -&gt; #tit_I_programmi_coinvolti</w:t>
      </w:r>
    </w:p>
    <w:p w14:paraId="17482D41" w14:textId="1F78F971" w:rsidR="008A49C5" w:rsidRPr="00712A5A" w:rsidRDefault="008A49C5" w:rsidP="008A49C5">
      <w:pPr>
        <w:ind w:left="708"/>
      </w:pPr>
    </w:p>
    <w:sectPr w:rsidR="008A49C5" w:rsidRPr="00712A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5925" w14:textId="77777777" w:rsidR="009E4E39" w:rsidRDefault="009E4E39" w:rsidP="00411EA4">
      <w:pPr>
        <w:spacing w:after="0" w:line="240" w:lineRule="auto"/>
      </w:pPr>
      <w:r>
        <w:separator/>
      </w:r>
    </w:p>
  </w:endnote>
  <w:endnote w:type="continuationSeparator" w:id="0">
    <w:p w14:paraId="22805957" w14:textId="77777777" w:rsidR="009E4E39" w:rsidRDefault="009E4E39" w:rsidP="0041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B10B" w14:textId="77777777" w:rsidR="009E4E39" w:rsidRDefault="009E4E39" w:rsidP="00411EA4">
      <w:pPr>
        <w:spacing w:after="0" w:line="240" w:lineRule="auto"/>
      </w:pPr>
      <w:r>
        <w:separator/>
      </w:r>
    </w:p>
  </w:footnote>
  <w:footnote w:type="continuationSeparator" w:id="0">
    <w:p w14:paraId="1EA0A119" w14:textId="77777777" w:rsidR="009E4E39" w:rsidRDefault="009E4E39" w:rsidP="00411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4C"/>
    <w:multiLevelType w:val="multilevel"/>
    <w:tmpl w:val="3DDA42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A7396"/>
    <w:multiLevelType w:val="hybridMultilevel"/>
    <w:tmpl w:val="1C30E2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C1AD3"/>
    <w:multiLevelType w:val="multilevel"/>
    <w:tmpl w:val="AFB6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36D4A"/>
    <w:multiLevelType w:val="hybridMultilevel"/>
    <w:tmpl w:val="4BD000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15875"/>
    <w:multiLevelType w:val="hybridMultilevel"/>
    <w:tmpl w:val="7180B1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B51B6"/>
    <w:multiLevelType w:val="multilevel"/>
    <w:tmpl w:val="FF9C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34883"/>
    <w:multiLevelType w:val="hybridMultilevel"/>
    <w:tmpl w:val="21681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A5410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4A4E01"/>
    <w:multiLevelType w:val="multilevel"/>
    <w:tmpl w:val="9536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34576"/>
    <w:multiLevelType w:val="multilevel"/>
    <w:tmpl w:val="FD4E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60F3F"/>
    <w:multiLevelType w:val="hybridMultilevel"/>
    <w:tmpl w:val="1E66826C"/>
    <w:lvl w:ilvl="0" w:tplc="25AA4C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E20F3"/>
    <w:multiLevelType w:val="hybridMultilevel"/>
    <w:tmpl w:val="881632F6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D93B53"/>
    <w:multiLevelType w:val="hybridMultilevel"/>
    <w:tmpl w:val="B8680A7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E4D0A"/>
    <w:multiLevelType w:val="multilevel"/>
    <w:tmpl w:val="99D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111B2"/>
    <w:multiLevelType w:val="multilevel"/>
    <w:tmpl w:val="B940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1657A"/>
    <w:multiLevelType w:val="multilevel"/>
    <w:tmpl w:val="A058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B66F5"/>
    <w:multiLevelType w:val="multilevel"/>
    <w:tmpl w:val="2FF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560F7C"/>
    <w:multiLevelType w:val="hybridMultilevel"/>
    <w:tmpl w:val="7944AC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73A71"/>
    <w:multiLevelType w:val="hybridMultilevel"/>
    <w:tmpl w:val="25B28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69F3"/>
    <w:multiLevelType w:val="hybridMultilevel"/>
    <w:tmpl w:val="D5C0A6FC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91BCB"/>
    <w:multiLevelType w:val="hybridMultilevel"/>
    <w:tmpl w:val="D56648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F42A24"/>
    <w:multiLevelType w:val="hybridMultilevel"/>
    <w:tmpl w:val="93525A42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85CE8"/>
    <w:multiLevelType w:val="hybridMultilevel"/>
    <w:tmpl w:val="EB20DB4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A5C0296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F680F7C"/>
    <w:multiLevelType w:val="hybridMultilevel"/>
    <w:tmpl w:val="9438BD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5B1897"/>
    <w:multiLevelType w:val="hybridMultilevel"/>
    <w:tmpl w:val="29E47E3E"/>
    <w:lvl w:ilvl="0" w:tplc="0410000F">
      <w:start w:val="1"/>
      <w:numFmt w:val="decimal"/>
      <w:lvlText w:val="%1.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502382"/>
    <w:multiLevelType w:val="hybridMultilevel"/>
    <w:tmpl w:val="BE16F0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D0442F"/>
    <w:multiLevelType w:val="hybridMultilevel"/>
    <w:tmpl w:val="EB20DB4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7268B8"/>
    <w:multiLevelType w:val="hybridMultilevel"/>
    <w:tmpl w:val="F0F483FA"/>
    <w:lvl w:ilvl="0" w:tplc="741E16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025AD"/>
    <w:multiLevelType w:val="hybridMultilevel"/>
    <w:tmpl w:val="AB78B640"/>
    <w:lvl w:ilvl="0" w:tplc="B5D89C36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C7B7626"/>
    <w:multiLevelType w:val="hybridMultilevel"/>
    <w:tmpl w:val="DDEC54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478562">
    <w:abstractNumId w:val="37"/>
  </w:num>
  <w:num w:numId="2" w16cid:durableId="969479896">
    <w:abstractNumId w:val="8"/>
  </w:num>
  <w:num w:numId="3" w16cid:durableId="370767655">
    <w:abstractNumId w:val="33"/>
  </w:num>
  <w:num w:numId="4" w16cid:durableId="286205248">
    <w:abstractNumId w:val="20"/>
  </w:num>
  <w:num w:numId="5" w16cid:durableId="1531719559">
    <w:abstractNumId w:val="11"/>
  </w:num>
  <w:num w:numId="6" w16cid:durableId="1545216957">
    <w:abstractNumId w:val="25"/>
  </w:num>
  <w:num w:numId="7" w16cid:durableId="1955138582">
    <w:abstractNumId w:val="39"/>
  </w:num>
  <w:num w:numId="8" w16cid:durableId="1414742361">
    <w:abstractNumId w:val="19"/>
  </w:num>
  <w:num w:numId="9" w16cid:durableId="1319964491">
    <w:abstractNumId w:val="32"/>
  </w:num>
  <w:num w:numId="10" w16cid:durableId="1797068138">
    <w:abstractNumId w:val="23"/>
  </w:num>
  <w:num w:numId="11" w16cid:durableId="324404185">
    <w:abstractNumId w:val="34"/>
  </w:num>
  <w:num w:numId="12" w16cid:durableId="1306862141">
    <w:abstractNumId w:val="0"/>
  </w:num>
  <w:num w:numId="13" w16cid:durableId="744569080">
    <w:abstractNumId w:val="30"/>
  </w:num>
  <w:num w:numId="14" w16cid:durableId="1200971122">
    <w:abstractNumId w:val="5"/>
  </w:num>
  <w:num w:numId="15" w16cid:durableId="1957365658">
    <w:abstractNumId w:val="16"/>
  </w:num>
  <w:num w:numId="16" w16cid:durableId="1228569266">
    <w:abstractNumId w:val="35"/>
  </w:num>
  <w:num w:numId="17" w16cid:durableId="179438357">
    <w:abstractNumId w:val="28"/>
  </w:num>
  <w:num w:numId="18" w16cid:durableId="1473861412">
    <w:abstractNumId w:val="2"/>
  </w:num>
  <w:num w:numId="19" w16cid:durableId="1120612765">
    <w:abstractNumId w:val="7"/>
  </w:num>
  <w:num w:numId="20" w16cid:durableId="1598631797">
    <w:abstractNumId w:val="29"/>
  </w:num>
  <w:num w:numId="21" w16cid:durableId="1025716222">
    <w:abstractNumId w:val="38"/>
  </w:num>
  <w:num w:numId="22" w16cid:durableId="1275746263">
    <w:abstractNumId w:val="22"/>
  </w:num>
  <w:num w:numId="23" w16cid:durableId="80876078">
    <w:abstractNumId w:val="21"/>
  </w:num>
  <w:num w:numId="24" w16cid:durableId="1683782562">
    <w:abstractNumId w:val="27"/>
  </w:num>
  <w:num w:numId="25" w16cid:durableId="1690181268">
    <w:abstractNumId w:val="26"/>
  </w:num>
  <w:num w:numId="26" w16cid:durableId="1156148946">
    <w:abstractNumId w:val="24"/>
  </w:num>
  <w:num w:numId="27" w16cid:durableId="2084570833">
    <w:abstractNumId w:val="3"/>
  </w:num>
  <w:num w:numId="28" w16cid:durableId="712079951">
    <w:abstractNumId w:val="6"/>
  </w:num>
  <w:num w:numId="29" w16cid:durableId="1228951504">
    <w:abstractNumId w:val="13"/>
  </w:num>
  <w:num w:numId="30" w16cid:durableId="1685015817">
    <w:abstractNumId w:val="12"/>
  </w:num>
  <w:num w:numId="31" w16cid:durableId="407843482">
    <w:abstractNumId w:val="36"/>
  </w:num>
  <w:num w:numId="32" w16cid:durableId="2108309829">
    <w:abstractNumId w:val="10"/>
  </w:num>
  <w:num w:numId="33" w16cid:durableId="1116827795">
    <w:abstractNumId w:val="15"/>
  </w:num>
  <w:num w:numId="34" w16cid:durableId="2052076771">
    <w:abstractNumId w:val="9"/>
  </w:num>
  <w:num w:numId="35" w16cid:durableId="436828772">
    <w:abstractNumId w:val="18"/>
  </w:num>
  <w:num w:numId="36" w16cid:durableId="2024168447">
    <w:abstractNumId w:val="17"/>
  </w:num>
  <w:num w:numId="37" w16cid:durableId="1074816145">
    <w:abstractNumId w:val="40"/>
  </w:num>
  <w:num w:numId="38" w16cid:durableId="479200314">
    <w:abstractNumId w:val="14"/>
  </w:num>
  <w:num w:numId="39" w16cid:durableId="2096827325">
    <w:abstractNumId w:val="4"/>
  </w:num>
  <w:num w:numId="40" w16cid:durableId="1406300854">
    <w:abstractNumId w:val="1"/>
  </w:num>
  <w:num w:numId="41" w16cid:durableId="1718163819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ggero Rostirolla">
    <w15:presenceInfo w15:providerId="Windows Live" w15:userId="4583d44d18129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14C61"/>
    <w:rsid w:val="000172E0"/>
    <w:rsid w:val="000211EC"/>
    <w:rsid w:val="000217CC"/>
    <w:rsid w:val="00024D0A"/>
    <w:rsid w:val="0002632D"/>
    <w:rsid w:val="00032592"/>
    <w:rsid w:val="00032EAD"/>
    <w:rsid w:val="00037657"/>
    <w:rsid w:val="00045DCC"/>
    <w:rsid w:val="000460E5"/>
    <w:rsid w:val="00051A1C"/>
    <w:rsid w:val="0007510F"/>
    <w:rsid w:val="00081A68"/>
    <w:rsid w:val="0008433E"/>
    <w:rsid w:val="00095D9D"/>
    <w:rsid w:val="000A4DEF"/>
    <w:rsid w:val="000B7708"/>
    <w:rsid w:val="000C0A42"/>
    <w:rsid w:val="000C46C1"/>
    <w:rsid w:val="000D01B4"/>
    <w:rsid w:val="000D2DE1"/>
    <w:rsid w:val="000F2388"/>
    <w:rsid w:val="000F3BFF"/>
    <w:rsid w:val="001036E1"/>
    <w:rsid w:val="00110DDD"/>
    <w:rsid w:val="00110F6A"/>
    <w:rsid w:val="00111F92"/>
    <w:rsid w:val="00130000"/>
    <w:rsid w:val="00133826"/>
    <w:rsid w:val="00143404"/>
    <w:rsid w:val="00174AC4"/>
    <w:rsid w:val="00182845"/>
    <w:rsid w:val="001D04A2"/>
    <w:rsid w:val="001D40E1"/>
    <w:rsid w:val="001D4B63"/>
    <w:rsid w:val="001E4F23"/>
    <w:rsid w:val="001E52A2"/>
    <w:rsid w:val="001E60C2"/>
    <w:rsid w:val="002003ED"/>
    <w:rsid w:val="00202956"/>
    <w:rsid w:val="0020707E"/>
    <w:rsid w:val="00207D38"/>
    <w:rsid w:val="002109C0"/>
    <w:rsid w:val="00216169"/>
    <w:rsid w:val="002619C0"/>
    <w:rsid w:val="00262A71"/>
    <w:rsid w:val="002718F0"/>
    <w:rsid w:val="00271981"/>
    <w:rsid w:val="00275C38"/>
    <w:rsid w:val="002823A0"/>
    <w:rsid w:val="00283784"/>
    <w:rsid w:val="002851B4"/>
    <w:rsid w:val="00295975"/>
    <w:rsid w:val="002A44ED"/>
    <w:rsid w:val="002B1505"/>
    <w:rsid w:val="002C486E"/>
    <w:rsid w:val="002C5130"/>
    <w:rsid w:val="002D79EE"/>
    <w:rsid w:val="002F0476"/>
    <w:rsid w:val="002F2C1F"/>
    <w:rsid w:val="002F6290"/>
    <w:rsid w:val="003103DA"/>
    <w:rsid w:val="00320190"/>
    <w:rsid w:val="00321B9D"/>
    <w:rsid w:val="00324794"/>
    <w:rsid w:val="0032785A"/>
    <w:rsid w:val="003433B8"/>
    <w:rsid w:val="0034581B"/>
    <w:rsid w:val="00351F81"/>
    <w:rsid w:val="00371847"/>
    <w:rsid w:val="00376920"/>
    <w:rsid w:val="0037769E"/>
    <w:rsid w:val="003829D2"/>
    <w:rsid w:val="003839BB"/>
    <w:rsid w:val="003859D5"/>
    <w:rsid w:val="0039245B"/>
    <w:rsid w:val="003A36FA"/>
    <w:rsid w:val="003A38E6"/>
    <w:rsid w:val="003C11D8"/>
    <w:rsid w:val="003D5644"/>
    <w:rsid w:val="003D75A7"/>
    <w:rsid w:val="003F5A43"/>
    <w:rsid w:val="00411EA4"/>
    <w:rsid w:val="00414B8B"/>
    <w:rsid w:val="004150F6"/>
    <w:rsid w:val="004160AE"/>
    <w:rsid w:val="00441226"/>
    <w:rsid w:val="00444645"/>
    <w:rsid w:val="00445ED7"/>
    <w:rsid w:val="00456431"/>
    <w:rsid w:val="00456EE3"/>
    <w:rsid w:val="00465EC1"/>
    <w:rsid w:val="00473673"/>
    <w:rsid w:val="0047513D"/>
    <w:rsid w:val="00491C07"/>
    <w:rsid w:val="0049389D"/>
    <w:rsid w:val="004A1BE9"/>
    <w:rsid w:val="004B3FCC"/>
    <w:rsid w:val="004C5CAB"/>
    <w:rsid w:val="004D5FA3"/>
    <w:rsid w:val="004D6C51"/>
    <w:rsid w:val="004E1550"/>
    <w:rsid w:val="004F5004"/>
    <w:rsid w:val="004F674E"/>
    <w:rsid w:val="00502B90"/>
    <w:rsid w:val="00505316"/>
    <w:rsid w:val="00515D00"/>
    <w:rsid w:val="00522921"/>
    <w:rsid w:val="00545B9C"/>
    <w:rsid w:val="00562E78"/>
    <w:rsid w:val="0056558B"/>
    <w:rsid w:val="005714E2"/>
    <w:rsid w:val="00571EF0"/>
    <w:rsid w:val="0057498D"/>
    <w:rsid w:val="00574EE6"/>
    <w:rsid w:val="005768C3"/>
    <w:rsid w:val="00587A92"/>
    <w:rsid w:val="005961E8"/>
    <w:rsid w:val="005A218C"/>
    <w:rsid w:val="005B1E33"/>
    <w:rsid w:val="005B2BB9"/>
    <w:rsid w:val="005B55D3"/>
    <w:rsid w:val="005B6003"/>
    <w:rsid w:val="005C7320"/>
    <w:rsid w:val="005D05F7"/>
    <w:rsid w:val="005E1C7C"/>
    <w:rsid w:val="005F0B13"/>
    <w:rsid w:val="0060206E"/>
    <w:rsid w:val="00613B7A"/>
    <w:rsid w:val="00623A83"/>
    <w:rsid w:val="00623D10"/>
    <w:rsid w:val="00626949"/>
    <w:rsid w:val="0063763F"/>
    <w:rsid w:val="00640D20"/>
    <w:rsid w:val="00652250"/>
    <w:rsid w:val="00670B08"/>
    <w:rsid w:val="00674B84"/>
    <w:rsid w:val="0068196E"/>
    <w:rsid w:val="006916C9"/>
    <w:rsid w:val="006962D7"/>
    <w:rsid w:val="006A0D6B"/>
    <w:rsid w:val="006A64F1"/>
    <w:rsid w:val="006B5C6A"/>
    <w:rsid w:val="006C226D"/>
    <w:rsid w:val="006D21B8"/>
    <w:rsid w:val="006D3513"/>
    <w:rsid w:val="006D3EFC"/>
    <w:rsid w:val="00703A18"/>
    <w:rsid w:val="007126C7"/>
    <w:rsid w:val="00712A5A"/>
    <w:rsid w:val="00715248"/>
    <w:rsid w:val="00724B5E"/>
    <w:rsid w:val="00724FE0"/>
    <w:rsid w:val="00727CF6"/>
    <w:rsid w:val="007335BF"/>
    <w:rsid w:val="00734A1C"/>
    <w:rsid w:val="00734D32"/>
    <w:rsid w:val="00743422"/>
    <w:rsid w:val="00743EDB"/>
    <w:rsid w:val="00751F7E"/>
    <w:rsid w:val="00752B8A"/>
    <w:rsid w:val="00753B51"/>
    <w:rsid w:val="00764DE2"/>
    <w:rsid w:val="0076518D"/>
    <w:rsid w:val="00770D34"/>
    <w:rsid w:val="00781C98"/>
    <w:rsid w:val="00797867"/>
    <w:rsid w:val="007B495B"/>
    <w:rsid w:val="007C0FF3"/>
    <w:rsid w:val="007D12E0"/>
    <w:rsid w:val="007E2DAF"/>
    <w:rsid w:val="007E4BC3"/>
    <w:rsid w:val="007F298A"/>
    <w:rsid w:val="007F7630"/>
    <w:rsid w:val="0081507A"/>
    <w:rsid w:val="00823303"/>
    <w:rsid w:val="00824185"/>
    <w:rsid w:val="0083610E"/>
    <w:rsid w:val="00843DEF"/>
    <w:rsid w:val="008614F6"/>
    <w:rsid w:val="00862761"/>
    <w:rsid w:val="00876E7F"/>
    <w:rsid w:val="00877ACC"/>
    <w:rsid w:val="008871CF"/>
    <w:rsid w:val="00891A4E"/>
    <w:rsid w:val="008A1B71"/>
    <w:rsid w:val="008A2CFA"/>
    <w:rsid w:val="008A326E"/>
    <w:rsid w:val="008A49C5"/>
    <w:rsid w:val="008A52A0"/>
    <w:rsid w:val="008A59AB"/>
    <w:rsid w:val="008B1D75"/>
    <w:rsid w:val="008B59AA"/>
    <w:rsid w:val="008C5EA8"/>
    <w:rsid w:val="008D055F"/>
    <w:rsid w:val="008F0333"/>
    <w:rsid w:val="008F70F6"/>
    <w:rsid w:val="0091065D"/>
    <w:rsid w:val="009133E6"/>
    <w:rsid w:val="00923156"/>
    <w:rsid w:val="009257AD"/>
    <w:rsid w:val="00925B17"/>
    <w:rsid w:val="00931E6B"/>
    <w:rsid w:val="00934065"/>
    <w:rsid w:val="00945FF2"/>
    <w:rsid w:val="00955C67"/>
    <w:rsid w:val="009577CC"/>
    <w:rsid w:val="00960B93"/>
    <w:rsid w:val="00981F41"/>
    <w:rsid w:val="009857D4"/>
    <w:rsid w:val="009901A2"/>
    <w:rsid w:val="00993D6E"/>
    <w:rsid w:val="009942B6"/>
    <w:rsid w:val="009A43FA"/>
    <w:rsid w:val="009A4A98"/>
    <w:rsid w:val="009B32A0"/>
    <w:rsid w:val="009B6D7A"/>
    <w:rsid w:val="009B7A80"/>
    <w:rsid w:val="009C4E8A"/>
    <w:rsid w:val="009C5A05"/>
    <w:rsid w:val="009C5FDA"/>
    <w:rsid w:val="009D04DF"/>
    <w:rsid w:val="009E09C3"/>
    <w:rsid w:val="009E4E39"/>
    <w:rsid w:val="009F24EC"/>
    <w:rsid w:val="009F4335"/>
    <w:rsid w:val="009F5216"/>
    <w:rsid w:val="00A02852"/>
    <w:rsid w:val="00A02D05"/>
    <w:rsid w:val="00A04346"/>
    <w:rsid w:val="00A07666"/>
    <w:rsid w:val="00A45245"/>
    <w:rsid w:val="00A557BB"/>
    <w:rsid w:val="00A574A9"/>
    <w:rsid w:val="00A65FED"/>
    <w:rsid w:val="00A910DC"/>
    <w:rsid w:val="00A92300"/>
    <w:rsid w:val="00A955B5"/>
    <w:rsid w:val="00AB1DE0"/>
    <w:rsid w:val="00AC1070"/>
    <w:rsid w:val="00AD24FD"/>
    <w:rsid w:val="00AE2514"/>
    <w:rsid w:val="00AE7BE1"/>
    <w:rsid w:val="00AF6791"/>
    <w:rsid w:val="00B002D9"/>
    <w:rsid w:val="00B1031E"/>
    <w:rsid w:val="00B11C9E"/>
    <w:rsid w:val="00B31481"/>
    <w:rsid w:val="00B41020"/>
    <w:rsid w:val="00B41A83"/>
    <w:rsid w:val="00B559DE"/>
    <w:rsid w:val="00B562E6"/>
    <w:rsid w:val="00B617CC"/>
    <w:rsid w:val="00B7467B"/>
    <w:rsid w:val="00B85D29"/>
    <w:rsid w:val="00B86053"/>
    <w:rsid w:val="00B95620"/>
    <w:rsid w:val="00BA1405"/>
    <w:rsid w:val="00BD7E76"/>
    <w:rsid w:val="00BE2B98"/>
    <w:rsid w:val="00BE3A5B"/>
    <w:rsid w:val="00BF2C12"/>
    <w:rsid w:val="00BF46BE"/>
    <w:rsid w:val="00C00A9D"/>
    <w:rsid w:val="00C00B07"/>
    <w:rsid w:val="00C037BD"/>
    <w:rsid w:val="00C03B97"/>
    <w:rsid w:val="00C2015B"/>
    <w:rsid w:val="00C2273C"/>
    <w:rsid w:val="00C23322"/>
    <w:rsid w:val="00C40EE2"/>
    <w:rsid w:val="00C45904"/>
    <w:rsid w:val="00C4621F"/>
    <w:rsid w:val="00C52E1C"/>
    <w:rsid w:val="00C545F0"/>
    <w:rsid w:val="00C63A16"/>
    <w:rsid w:val="00C74802"/>
    <w:rsid w:val="00C92364"/>
    <w:rsid w:val="00CA21C2"/>
    <w:rsid w:val="00CA23DE"/>
    <w:rsid w:val="00CA3129"/>
    <w:rsid w:val="00CB3665"/>
    <w:rsid w:val="00CB4617"/>
    <w:rsid w:val="00CB4D2E"/>
    <w:rsid w:val="00CC1120"/>
    <w:rsid w:val="00CE34FA"/>
    <w:rsid w:val="00CE6FF7"/>
    <w:rsid w:val="00CE721E"/>
    <w:rsid w:val="00CE7EF7"/>
    <w:rsid w:val="00CF7CA5"/>
    <w:rsid w:val="00D01616"/>
    <w:rsid w:val="00D0639C"/>
    <w:rsid w:val="00D22915"/>
    <w:rsid w:val="00D24392"/>
    <w:rsid w:val="00D40797"/>
    <w:rsid w:val="00D463FF"/>
    <w:rsid w:val="00D47D7E"/>
    <w:rsid w:val="00D513D6"/>
    <w:rsid w:val="00D759B2"/>
    <w:rsid w:val="00D86B84"/>
    <w:rsid w:val="00D91373"/>
    <w:rsid w:val="00D91583"/>
    <w:rsid w:val="00D95971"/>
    <w:rsid w:val="00D97942"/>
    <w:rsid w:val="00DC0FD4"/>
    <w:rsid w:val="00DC2390"/>
    <w:rsid w:val="00DD1F40"/>
    <w:rsid w:val="00DE24B7"/>
    <w:rsid w:val="00DE2FB6"/>
    <w:rsid w:val="00DE4878"/>
    <w:rsid w:val="00E0010D"/>
    <w:rsid w:val="00E0059F"/>
    <w:rsid w:val="00E03CF0"/>
    <w:rsid w:val="00E22770"/>
    <w:rsid w:val="00E35FFF"/>
    <w:rsid w:val="00E377BD"/>
    <w:rsid w:val="00E43763"/>
    <w:rsid w:val="00E47DFB"/>
    <w:rsid w:val="00E514A9"/>
    <w:rsid w:val="00E51EB4"/>
    <w:rsid w:val="00E51F8C"/>
    <w:rsid w:val="00E64E32"/>
    <w:rsid w:val="00E72A8A"/>
    <w:rsid w:val="00E73447"/>
    <w:rsid w:val="00E90185"/>
    <w:rsid w:val="00E905AD"/>
    <w:rsid w:val="00E969FD"/>
    <w:rsid w:val="00EA0828"/>
    <w:rsid w:val="00EB15F9"/>
    <w:rsid w:val="00EB3499"/>
    <w:rsid w:val="00EB7068"/>
    <w:rsid w:val="00ED27A6"/>
    <w:rsid w:val="00EF4E97"/>
    <w:rsid w:val="00EF7F2C"/>
    <w:rsid w:val="00F049E6"/>
    <w:rsid w:val="00F10900"/>
    <w:rsid w:val="00F11B4E"/>
    <w:rsid w:val="00F22A4E"/>
    <w:rsid w:val="00F327C5"/>
    <w:rsid w:val="00F35C05"/>
    <w:rsid w:val="00F516F2"/>
    <w:rsid w:val="00F57AA3"/>
    <w:rsid w:val="00F650FD"/>
    <w:rsid w:val="00F65639"/>
    <w:rsid w:val="00F7048E"/>
    <w:rsid w:val="00F71E04"/>
    <w:rsid w:val="00F743B1"/>
    <w:rsid w:val="00F743F8"/>
    <w:rsid w:val="00F75C9C"/>
    <w:rsid w:val="00F926F5"/>
    <w:rsid w:val="00F93130"/>
    <w:rsid w:val="00FA4789"/>
    <w:rsid w:val="00FA5A3C"/>
    <w:rsid w:val="00FB5255"/>
    <w:rsid w:val="00FB60F5"/>
    <w:rsid w:val="00FC13FD"/>
    <w:rsid w:val="00FD287B"/>
    <w:rsid w:val="00FD6CFF"/>
    <w:rsid w:val="00FE12D5"/>
    <w:rsid w:val="00FE53ED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C267DBA3-1FFB-4590-AE3E-450EFAA1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57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B8605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6053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C00B07"/>
    <w:rPr>
      <w:rFonts w:ascii="Times New Roman" w:hAnsi="Times New Roman" w:cs="Times New Roman"/>
    </w:rPr>
  </w:style>
  <w:style w:type="table" w:styleId="Grigliatabella">
    <w:name w:val="Table Grid"/>
    <w:basedOn w:val="Tabellanormale"/>
    <w:uiPriority w:val="39"/>
    <w:rsid w:val="0029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411EA4"/>
    <w:pPr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411EA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411EA4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411EA4"/>
    <w:rPr>
      <w:vertAlign w:val="superscrip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A4A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jsonlint.com/" TargetMode="External"/><Relationship Id="rId26" Type="http://schemas.openxmlformats.org/officeDocument/2006/relationships/image" Target="media/image13.emf"/><Relationship Id="rId39" Type="http://schemas.openxmlformats.org/officeDocument/2006/relationships/oleObject" Target="embeddings/oleObject10.bin"/><Relationship Id="rId21" Type="http://schemas.openxmlformats.org/officeDocument/2006/relationships/oleObject" Target="embeddings/oleObject1.bin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oleObject" Target="embeddings/oleObject14.bin"/><Relationship Id="rId50" Type="http://schemas.openxmlformats.org/officeDocument/2006/relationships/image" Target="media/image25.emf"/><Relationship Id="rId55" Type="http://schemas.openxmlformats.org/officeDocument/2006/relationships/oleObject" Target="embeddings/oleObject18.bin"/><Relationship Id="rId63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oleObject" Target="embeddings/oleObject5.bin"/><Relationship Id="rId11" Type="http://schemas.openxmlformats.org/officeDocument/2006/relationships/image" Target="media/image3.png"/><Relationship Id="rId24" Type="http://schemas.openxmlformats.org/officeDocument/2006/relationships/image" Target="media/image12.emf"/><Relationship Id="rId32" Type="http://schemas.openxmlformats.org/officeDocument/2006/relationships/image" Target="media/image16.emf"/><Relationship Id="rId37" Type="http://schemas.openxmlformats.org/officeDocument/2006/relationships/oleObject" Target="embeddings/oleObject9.bin"/><Relationship Id="rId40" Type="http://schemas.openxmlformats.org/officeDocument/2006/relationships/image" Target="media/image20.emf"/><Relationship Id="rId45" Type="http://schemas.openxmlformats.org/officeDocument/2006/relationships/oleObject" Target="embeddings/oleObject13.bin"/><Relationship Id="rId53" Type="http://schemas.openxmlformats.org/officeDocument/2006/relationships/oleObject" Target="embeddings/oleObject17.bin"/><Relationship Id="rId58" Type="http://schemas.openxmlformats.org/officeDocument/2006/relationships/hyperlink" Target="http://extract_gps.py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update_image_sources.py" TargetMode="External"/><Relationship Id="rId19" Type="http://schemas.openxmlformats.org/officeDocument/2006/relationships/hyperlink" Target="https://jsonlint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emf"/><Relationship Id="rId27" Type="http://schemas.openxmlformats.org/officeDocument/2006/relationships/oleObject" Target="embeddings/oleObject4.bin"/><Relationship Id="rId30" Type="http://schemas.openxmlformats.org/officeDocument/2006/relationships/image" Target="media/image15.emf"/><Relationship Id="rId35" Type="http://schemas.openxmlformats.org/officeDocument/2006/relationships/oleObject" Target="embeddings/oleObject8.bin"/><Relationship Id="rId43" Type="http://schemas.openxmlformats.org/officeDocument/2006/relationships/oleObject" Target="embeddings/oleObject12.bin"/><Relationship Id="rId48" Type="http://schemas.openxmlformats.org/officeDocument/2006/relationships/image" Target="media/image24.emf"/><Relationship Id="rId56" Type="http://schemas.openxmlformats.org/officeDocument/2006/relationships/hyperlink" Target="http://extract_images.py" TargetMode="External"/><Relationship Id="rId64" Type="http://schemas.openxmlformats.org/officeDocument/2006/relationships/theme" Target="theme/theme1.xml"/><Relationship Id="rId8" Type="http://schemas.openxmlformats.org/officeDocument/2006/relationships/hyperlink" Target="mailto:texts@20251126_013936.json" TargetMode="External"/><Relationship Id="rId51" Type="http://schemas.openxmlformats.org/officeDocument/2006/relationships/oleObject" Target="embeddings/oleObject16.bin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19.emf"/><Relationship Id="rId46" Type="http://schemas.openxmlformats.org/officeDocument/2006/relationships/image" Target="media/image23.emf"/><Relationship Id="rId59" Type="http://schemas.openxmlformats.org/officeDocument/2006/relationships/hyperlink" Target="http://add_page.py" TargetMode="External"/><Relationship Id="rId20" Type="http://schemas.openxmlformats.org/officeDocument/2006/relationships/image" Target="media/image10.emf"/><Relationship Id="rId41" Type="http://schemas.openxmlformats.org/officeDocument/2006/relationships/oleObject" Target="embeddings/oleObject11.bin"/><Relationship Id="rId54" Type="http://schemas.openxmlformats.org/officeDocument/2006/relationships/image" Target="media/image27.e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2.bin"/><Relationship Id="rId28" Type="http://schemas.openxmlformats.org/officeDocument/2006/relationships/image" Target="media/image14.emf"/><Relationship Id="rId36" Type="http://schemas.openxmlformats.org/officeDocument/2006/relationships/image" Target="media/image18.emf"/><Relationship Id="rId49" Type="http://schemas.openxmlformats.org/officeDocument/2006/relationships/oleObject" Target="embeddings/oleObject15.bin"/><Relationship Id="rId57" Type="http://schemas.openxmlformats.org/officeDocument/2006/relationships/hyperlink" Target="http://post_process_html.py" TargetMode="External"/><Relationship Id="rId10" Type="http://schemas.openxmlformats.org/officeDocument/2006/relationships/image" Target="media/image2.png"/><Relationship Id="rId31" Type="http://schemas.openxmlformats.org/officeDocument/2006/relationships/oleObject" Target="embeddings/oleObject6.bin"/><Relationship Id="rId44" Type="http://schemas.openxmlformats.org/officeDocument/2006/relationships/image" Target="media/image22.emf"/><Relationship Id="rId52" Type="http://schemas.openxmlformats.org/officeDocument/2006/relationships/image" Target="media/image26.emf"/><Relationship Id="rId60" Type="http://schemas.openxmlformats.org/officeDocument/2006/relationships/hyperlink" Target="http://json_updater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1</Pages>
  <Words>7767</Words>
  <Characters>44277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cp:lastPrinted>2025-11-20T22:24:00Z</cp:lastPrinted>
  <dcterms:created xsi:type="dcterms:W3CDTF">2026-02-16T22:38:00Z</dcterms:created>
  <dcterms:modified xsi:type="dcterms:W3CDTF">2026-03-28T23:28:00Z</dcterms:modified>
</cp:coreProperties>
</file>